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1570" w14:textId="77777777" w:rsidR="00061944" w:rsidRPr="00433AC9" w:rsidRDefault="00061944" w:rsidP="00433AC9">
      <w:pPr>
        <w:spacing w:line="360" w:lineRule="auto"/>
        <w:jc w:val="center"/>
        <w:rPr>
          <w:rFonts w:eastAsiaTheme="minorEastAsia"/>
          <w:b/>
          <w:sz w:val="24"/>
        </w:rPr>
      </w:pPr>
      <w:r w:rsidRPr="00433AC9">
        <w:rPr>
          <w:rFonts w:eastAsiaTheme="minorEastAsia"/>
          <w:b/>
          <w:sz w:val="24"/>
        </w:rPr>
        <w:t>说明书摘要</w:t>
      </w:r>
    </w:p>
    <w:p w14:paraId="1C574B9F" w14:textId="77777777" w:rsidR="00061944" w:rsidRPr="00433AC9" w:rsidRDefault="00B67882" w:rsidP="00433AC9">
      <w:pPr>
        <w:spacing w:line="360" w:lineRule="auto"/>
        <w:ind w:firstLine="555"/>
        <w:rPr>
          <w:rFonts w:eastAsiaTheme="minorEastAsia"/>
          <w:sz w:val="24"/>
        </w:rPr>
      </w:pPr>
      <w:r w:rsidRPr="00433AC9">
        <w:rPr>
          <w:rFonts w:eastAsiaTheme="minorEastAsia"/>
          <w:noProof/>
          <w:sz w:val="24"/>
        </w:rPr>
        <mc:AlternateContent>
          <mc:Choice Requires="wps">
            <w:drawing>
              <wp:anchor distT="0" distB="0" distL="114300" distR="114300" simplePos="0" relativeHeight="251656192" behindDoc="0" locked="0" layoutInCell="1" allowOverlap="1" wp14:anchorId="372E71F1" wp14:editId="0BD5FF86">
                <wp:simplePos x="0" y="0"/>
                <wp:positionH relativeFrom="column">
                  <wp:posOffset>0</wp:posOffset>
                </wp:positionH>
                <wp:positionV relativeFrom="paragraph">
                  <wp:posOffset>0</wp:posOffset>
                </wp:positionV>
                <wp:extent cx="5829300" cy="0"/>
                <wp:effectExtent l="9525" t="9525" r="9525" b="952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2003B"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" strokeweight="1.5pt"/>
            </w:pict>
          </mc:Fallback>
        </mc:AlternateContent>
      </w:r>
      <w:r w:rsidR="00061944" w:rsidRPr="00433AC9">
        <w:rPr>
          <w:rFonts w:eastAsiaTheme="minorEastAsia"/>
          <w:sz w:val="24"/>
        </w:rPr>
        <w:t>本</w:t>
      </w:r>
      <w:r w:rsidR="00BA1B64" w:rsidRPr="00433AC9">
        <w:rPr>
          <w:rFonts w:eastAsiaTheme="minorEastAsia"/>
          <w:sz w:val="24"/>
        </w:rPr>
        <w:t>发明</w:t>
      </w:r>
      <w:r w:rsidR="00061944" w:rsidRPr="00433AC9">
        <w:rPr>
          <w:rFonts w:eastAsiaTheme="minorEastAsia"/>
          <w:sz w:val="24"/>
        </w:rPr>
        <w:t>公开了一种</w:t>
      </w:r>
      <w:r w:rsidR="00C2757F" w:rsidRPr="00433AC9">
        <w:rPr>
          <w:rFonts w:eastAsiaTheme="minorEastAsia"/>
          <w:sz w:val="24"/>
        </w:rPr>
        <w:t>非线性车辆队列协同自</w:t>
      </w:r>
      <w:proofErr w:type="gramStart"/>
      <w:r w:rsidR="00C2757F" w:rsidRPr="00433AC9">
        <w:rPr>
          <w:rFonts w:eastAsiaTheme="minorEastAsia"/>
          <w:sz w:val="24"/>
        </w:rPr>
        <w:t>适应抗扰纵向</w:t>
      </w:r>
      <w:proofErr w:type="gramEnd"/>
      <w:r w:rsidR="00C2757F" w:rsidRPr="00433AC9">
        <w:rPr>
          <w:rFonts w:eastAsiaTheme="minorEastAsia"/>
          <w:sz w:val="24"/>
        </w:rPr>
        <w:t>控制方法，</w:t>
      </w:r>
      <w:r w:rsidR="00433AC9" w:rsidRPr="00433AC9">
        <w:rPr>
          <w:rFonts w:eastAsiaTheme="minorEastAsia"/>
          <w:sz w:val="24"/>
        </w:rPr>
        <w:t>设计上层间距保持控制器，根据前车、领航车的位姿、车速推算出本车的期望速度，将协同巡航控制任务转换为速度跟踪的问题；基于相似性原理将车辆运动学</w:t>
      </w:r>
      <w:proofErr w:type="gramStart"/>
      <w:r w:rsidR="00433AC9" w:rsidRPr="00433AC9">
        <w:rPr>
          <w:rFonts w:eastAsiaTheme="minorEastAsia"/>
          <w:sz w:val="24"/>
        </w:rPr>
        <w:t>模型由笛卡</w:t>
      </w:r>
      <w:proofErr w:type="gramEnd"/>
      <w:r w:rsidR="00433AC9" w:rsidRPr="00433AC9">
        <w:rPr>
          <w:rFonts w:eastAsiaTheme="minorEastAsia"/>
          <w:sz w:val="24"/>
        </w:rPr>
        <w:t>尔坐标系转化到</w:t>
      </w:r>
      <w:proofErr w:type="spellStart"/>
      <w:r w:rsidR="00433AC9" w:rsidRPr="00433AC9">
        <w:rPr>
          <w:rFonts w:eastAsiaTheme="minorEastAsia"/>
          <w:sz w:val="24"/>
        </w:rPr>
        <w:t>Frenet</w:t>
      </w:r>
      <w:proofErr w:type="spellEnd"/>
      <w:r w:rsidR="00433AC9" w:rsidRPr="00433AC9">
        <w:rPr>
          <w:rFonts w:eastAsiaTheme="minorEastAsia"/>
          <w:sz w:val="24"/>
        </w:rPr>
        <w:t>坐标系下，考虑了实际道路的曲率，能实现弯道的巡航控制；考虑风阻二次项、车辆载重变化、加速度波动等未知扰动的作用，设计自适应律在线估计扰动的上界，基于稳定性原理设计下层速度跟踪控制器，能在未知扰动作用下保证系统的稳定性。</w:t>
      </w:r>
    </w:p>
    <w:p w14:paraId="5BFCD5D2" w14:textId="77777777" w:rsidR="00061944" w:rsidRPr="00433AC9" w:rsidRDefault="00061944" w:rsidP="00433AC9">
      <w:pPr>
        <w:spacing w:line="360" w:lineRule="auto"/>
        <w:ind w:firstLine="555"/>
        <w:rPr>
          <w:rFonts w:eastAsiaTheme="minorEastAsia"/>
          <w:sz w:val="24"/>
        </w:rPr>
      </w:pPr>
    </w:p>
    <w:p w14:paraId="0DA3C8F0" w14:textId="77777777" w:rsidR="00061944" w:rsidRPr="00433AC9" w:rsidRDefault="00061944" w:rsidP="00433AC9">
      <w:pPr>
        <w:spacing w:line="360" w:lineRule="auto"/>
        <w:ind w:firstLine="555"/>
        <w:rPr>
          <w:rFonts w:eastAsiaTheme="minorEastAsia"/>
          <w:sz w:val="24"/>
        </w:rPr>
      </w:pPr>
    </w:p>
    <w:p w14:paraId="5F604506" w14:textId="77777777" w:rsidR="00061944" w:rsidRPr="00433AC9" w:rsidRDefault="00061944" w:rsidP="00433AC9">
      <w:pPr>
        <w:spacing w:line="360" w:lineRule="auto"/>
        <w:ind w:firstLine="555"/>
        <w:rPr>
          <w:rFonts w:eastAsiaTheme="minorEastAsia"/>
          <w:sz w:val="24"/>
        </w:rPr>
      </w:pPr>
    </w:p>
    <w:p w14:paraId="0B44ECF8" w14:textId="77777777" w:rsidR="00061944" w:rsidRPr="00433AC9" w:rsidRDefault="00061944" w:rsidP="00433AC9">
      <w:pPr>
        <w:spacing w:line="360" w:lineRule="auto"/>
        <w:ind w:firstLine="555"/>
        <w:rPr>
          <w:rFonts w:eastAsiaTheme="minorEastAsia"/>
          <w:sz w:val="24"/>
        </w:rPr>
      </w:pPr>
    </w:p>
    <w:p w14:paraId="6E43AE3F" w14:textId="7F849140" w:rsidR="00061944" w:rsidRPr="00433AC9" w:rsidRDefault="008B47B1" w:rsidP="00433AC9">
      <w:pPr>
        <w:spacing w:line="360" w:lineRule="auto"/>
        <w:ind w:firstLine="555"/>
        <w:rPr>
          <w:rFonts w:eastAsiaTheme="minorEastAsia"/>
          <w:sz w:val="24"/>
        </w:rPr>
      </w:pPr>
      <w:r w:rsidRPr="00433AC9">
        <w:rPr>
          <w:rFonts w:eastAsiaTheme="minorEastAsia"/>
          <w:sz w:val="24"/>
        </w:rPr>
        <w:t>摘要附图为图</w:t>
      </w:r>
      <w:del w:id="0" w:author="TR" w:date="2019-10-30T10:42:00Z">
        <w:r w:rsidR="00E07D6C" w:rsidDel="00452045">
          <w:rPr>
            <w:rFonts w:eastAsiaTheme="minorEastAsia" w:hint="eastAsia"/>
            <w:sz w:val="24"/>
          </w:rPr>
          <w:delText>2</w:delText>
        </w:r>
      </w:del>
      <w:ins w:id="1" w:author="TR" w:date="2019-10-30T10:42:00Z">
        <w:r w:rsidR="00452045">
          <w:rPr>
            <w:rFonts w:eastAsiaTheme="minorEastAsia"/>
            <w:sz w:val="24"/>
          </w:rPr>
          <w:t>5</w:t>
        </w:r>
      </w:ins>
    </w:p>
    <w:p w14:paraId="3580A405" w14:textId="77777777" w:rsidR="00061944" w:rsidRPr="00433AC9" w:rsidRDefault="00061944" w:rsidP="00433AC9">
      <w:pPr>
        <w:spacing w:line="360" w:lineRule="auto"/>
        <w:ind w:firstLine="555"/>
        <w:rPr>
          <w:rFonts w:eastAsiaTheme="minorEastAsia"/>
          <w:sz w:val="24"/>
        </w:rPr>
      </w:pPr>
    </w:p>
    <w:p w14:paraId="2321147B" w14:textId="77777777" w:rsidR="00061944" w:rsidRPr="00433AC9" w:rsidRDefault="00061944" w:rsidP="00433AC9">
      <w:pPr>
        <w:spacing w:line="360" w:lineRule="auto"/>
        <w:ind w:firstLine="555"/>
        <w:rPr>
          <w:rFonts w:eastAsiaTheme="minorEastAsia"/>
          <w:sz w:val="24"/>
        </w:rPr>
      </w:pPr>
    </w:p>
    <w:p w14:paraId="471B8328" w14:textId="77777777" w:rsidR="008B47B1" w:rsidRPr="00433AC9" w:rsidRDefault="008B47B1" w:rsidP="00433AC9">
      <w:pPr>
        <w:spacing w:line="360" w:lineRule="auto"/>
        <w:ind w:firstLine="555"/>
        <w:rPr>
          <w:rFonts w:eastAsiaTheme="minorEastAsia"/>
          <w:sz w:val="24"/>
        </w:rPr>
      </w:pPr>
    </w:p>
    <w:p w14:paraId="05837285" w14:textId="77777777" w:rsidR="008B47B1" w:rsidRPr="00433AC9" w:rsidRDefault="008B47B1" w:rsidP="00433AC9">
      <w:pPr>
        <w:spacing w:line="360" w:lineRule="auto"/>
        <w:ind w:firstLine="555"/>
        <w:rPr>
          <w:rFonts w:eastAsiaTheme="minorEastAsia"/>
          <w:sz w:val="24"/>
        </w:rPr>
      </w:pPr>
    </w:p>
    <w:p w14:paraId="1ECD1BC1" w14:textId="77777777" w:rsidR="008B47B1" w:rsidRPr="00433AC9" w:rsidRDefault="008B47B1" w:rsidP="00433AC9">
      <w:pPr>
        <w:spacing w:line="360" w:lineRule="auto"/>
        <w:ind w:firstLine="555"/>
        <w:rPr>
          <w:rFonts w:eastAsiaTheme="minorEastAsia"/>
          <w:sz w:val="24"/>
        </w:rPr>
      </w:pPr>
    </w:p>
    <w:p w14:paraId="3DAE80DF" w14:textId="77777777" w:rsidR="008B47B1" w:rsidRPr="00433AC9" w:rsidRDefault="008B47B1" w:rsidP="00433AC9">
      <w:pPr>
        <w:spacing w:line="360" w:lineRule="auto"/>
        <w:ind w:firstLine="555"/>
        <w:rPr>
          <w:rFonts w:eastAsiaTheme="minorEastAsia"/>
          <w:sz w:val="24"/>
        </w:rPr>
      </w:pPr>
    </w:p>
    <w:p w14:paraId="6A92C8F8" w14:textId="77777777" w:rsidR="008B47B1" w:rsidRPr="00433AC9" w:rsidRDefault="008B47B1" w:rsidP="00433AC9">
      <w:pPr>
        <w:spacing w:line="360" w:lineRule="auto"/>
        <w:ind w:firstLine="555"/>
        <w:rPr>
          <w:rFonts w:eastAsiaTheme="minorEastAsia"/>
          <w:sz w:val="24"/>
        </w:rPr>
      </w:pPr>
    </w:p>
    <w:p w14:paraId="1C34C9C2" w14:textId="77777777" w:rsidR="00061944" w:rsidRPr="00433AC9" w:rsidRDefault="00061944" w:rsidP="00433AC9">
      <w:pPr>
        <w:spacing w:line="360" w:lineRule="auto"/>
        <w:ind w:firstLine="555"/>
        <w:rPr>
          <w:rFonts w:eastAsiaTheme="minorEastAsia"/>
          <w:sz w:val="24"/>
        </w:rPr>
      </w:pPr>
    </w:p>
    <w:p w14:paraId="302CCE07" w14:textId="77777777" w:rsidR="00061944" w:rsidRPr="00433AC9" w:rsidRDefault="00061944" w:rsidP="00433AC9">
      <w:pPr>
        <w:spacing w:line="360" w:lineRule="auto"/>
        <w:ind w:firstLine="555"/>
        <w:rPr>
          <w:rFonts w:eastAsiaTheme="minorEastAsia"/>
          <w:sz w:val="24"/>
        </w:rPr>
      </w:pPr>
    </w:p>
    <w:p w14:paraId="41E89F03" w14:textId="77777777" w:rsidR="00061944" w:rsidRPr="00433AC9" w:rsidRDefault="00061944" w:rsidP="00433AC9">
      <w:pPr>
        <w:spacing w:line="360" w:lineRule="auto"/>
        <w:rPr>
          <w:rFonts w:eastAsiaTheme="minorEastAsia"/>
          <w:sz w:val="24"/>
        </w:rPr>
      </w:pPr>
    </w:p>
    <w:p w14:paraId="1428FFF9" w14:textId="77777777" w:rsidR="00C7392D" w:rsidRPr="00433AC9" w:rsidRDefault="00C7392D" w:rsidP="00433AC9">
      <w:pPr>
        <w:spacing w:line="360" w:lineRule="auto"/>
        <w:jc w:val="center"/>
        <w:rPr>
          <w:rFonts w:eastAsiaTheme="minorEastAsia"/>
          <w:sz w:val="24"/>
        </w:rPr>
        <w:sectPr w:rsidR="00C7392D" w:rsidRPr="00433AC9" w:rsidSect="00C7392D">
          <w:footerReference w:type="even" r:id="rId7"/>
          <w:footerReference w:type="default" r:id="rId8"/>
          <w:pgSz w:w="11906" w:h="16838"/>
          <w:pgMar w:top="1418" w:right="1418" w:bottom="1418" w:left="1418" w:header="851" w:footer="992" w:gutter="0"/>
          <w:pgNumType w:start="1"/>
          <w:cols w:space="425"/>
          <w:docGrid w:type="lines" w:linePitch="312"/>
        </w:sectPr>
      </w:pPr>
    </w:p>
    <w:p w14:paraId="03F0AAAF" w14:textId="77777777" w:rsidR="00C240CD" w:rsidRPr="00433AC9" w:rsidRDefault="00C240CD" w:rsidP="00433AC9">
      <w:pPr>
        <w:spacing w:line="360" w:lineRule="auto"/>
        <w:jc w:val="center"/>
        <w:rPr>
          <w:rFonts w:eastAsiaTheme="minorEastAsia"/>
          <w:b/>
          <w:sz w:val="24"/>
        </w:rPr>
      </w:pPr>
      <w:r w:rsidRPr="00433AC9">
        <w:rPr>
          <w:rFonts w:eastAsiaTheme="minorEastAsia"/>
          <w:b/>
          <w:sz w:val="24"/>
        </w:rPr>
        <w:lastRenderedPageBreak/>
        <w:t>权利要求书</w:t>
      </w:r>
    </w:p>
    <w:p w14:paraId="42D0AA08" w14:textId="77777777" w:rsidR="00BA1B64" w:rsidRPr="00433AC9" w:rsidRDefault="00B67882" w:rsidP="00433AC9">
      <w:pPr>
        <w:pStyle w:val="a7"/>
        <w:numPr>
          <w:ilvl w:val="0"/>
          <w:numId w:val="4"/>
        </w:numPr>
        <w:spacing w:line="360" w:lineRule="auto"/>
        <w:ind w:firstLineChars="0"/>
        <w:rPr>
          <w:rFonts w:eastAsiaTheme="minorEastAsia"/>
          <w:sz w:val="24"/>
        </w:rPr>
      </w:pPr>
      <w:r w:rsidRPr="00433AC9">
        <w:rPr>
          <w:rFonts w:eastAsiaTheme="minorEastAsia"/>
          <w:noProof/>
          <w:sz w:val="24"/>
        </w:rPr>
        <mc:AlternateContent>
          <mc:Choice Requires="wps">
            <w:drawing>
              <wp:anchor distT="0" distB="0" distL="114300" distR="114300" simplePos="0" relativeHeight="251657216" behindDoc="0" locked="0" layoutInCell="1" allowOverlap="1" wp14:anchorId="2BB86A68" wp14:editId="5CD6F07F">
                <wp:simplePos x="0" y="0"/>
                <wp:positionH relativeFrom="column">
                  <wp:posOffset>0</wp:posOffset>
                </wp:positionH>
                <wp:positionV relativeFrom="paragraph">
                  <wp:posOffset>0</wp:posOffset>
                </wp:positionV>
                <wp:extent cx="5829300" cy="0"/>
                <wp:effectExtent l="9525" t="9525" r="9525" b="952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36870" id="Line 7"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" strokeweight="1.5pt"/>
            </w:pict>
          </mc:Fallback>
        </mc:AlternateContent>
      </w:r>
      <w:r w:rsidR="00C240CD" w:rsidRPr="00433AC9">
        <w:rPr>
          <w:rFonts w:eastAsiaTheme="minorEastAsia"/>
          <w:sz w:val="24"/>
        </w:rPr>
        <w:t>一种</w:t>
      </w:r>
      <w:r w:rsidR="004E3BC4" w:rsidRPr="00433AC9">
        <w:rPr>
          <w:rFonts w:eastAsiaTheme="minorEastAsia"/>
          <w:sz w:val="24"/>
        </w:rPr>
        <w:t>非线性车辆队列协同自</w:t>
      </w:r>
      <w:proofErr w:type="gramStart"/>
      <w:r w:rsidR="004E3BC4" w:rsidRPr="00433AC9">
        <w:rPr>
          <w:rFonts w:eastAsiaTheme="minorEastAsia"/>
          <w:sz w:val="24"/>
        </w:rPr>
        <w:t>适应抗扰纵向</w:t>
      </w:r>
      <w:proofErr w:type="gramEnd"/>
      <w:r w:rsidR="004E3BC4" w:rsidRPr="00433AC9">
        <w:rPr>
          <w:rFonts w:eastAsiaTheme="minorEastAsia"/>
          <w:sz w:val="24"/>
        </w:rPr>
        <w:t>控制方法，其特征在于，包括以下步骤：</w:t>
      </w:r>
    </w:p>
    <w:p w14:paraId="5A17C00F" w14:textId="77777777" w:rsidR="00F07D0B" w:rsidRPr="00433AC9" w:rsidRDefault="009628C5" w:rsidP="00433AC9">
      <w:pPr>
        <w:pStyle w:val="a7"/>
        <w:numPr>
          <w:ilvl w:val="0"/>
          <w:numId w:val="5"/>
        </w:numPr>
        <w:spacing w:line="360" w:lineRule="auto"/>
        <w:ind w:firstLineChars="0"/>
        <w:rPr>
          <w:rFonts w:eastAsiaTheme="minorEastAsia"/>
          <w:sz w:val="24"/>
        </w:rPr>
      </w:pPr>
      <w:r w:rsidRPr="00433AC9">
        <w:rPr>
          <w:rFonts w:eastAsiaTheme="minorEastAsia"/>
          <w:sz w:val="24"/>
        </w:rPr>
        <w:t>构建领航者</w:t>
      </w:r>
      <w:r w:rsidRPr="00433AC9">
        <w:rPr>
          <w:rFonts w:eastAsiaTheme="minorEastAsia"/>
          <w:sz w:val="24"/>
        </w:rPr>
        <w:t>-</w:t>
      </w:r>
      <w:r w:rsidRPr="00433AC9">
        <w:rPr>
          <w:rFonts w:eastAsiaTheme="minorEastAsia"/>
          <w:sz w:val="24"/>
        </w:rPr>
        <w:t>前车跟随式车辆队列，所述车辆队列中</w:t>
      </w:r>
      <w:proofErr w:type="gramStart"/>
      <w:r w:rsidRPr="00433AC9">
        <w:rPr>
          <w:rFonts w:eastAsiaTheme="minorEastAsia"/>
          <w:sz w:val="24"/>
        </w:rPr>
        <w:t>沿车辆</w:t>
      </w:r>
      <w:proofErr w:type="gramEnd"/>
      <w:r w:rsidRPr="00433AC9">
        <w:rPr>
          <w:rFonts w:eastAsiaTheme="minorEastAsia"/>
          <w:sz w:val="24"/>
        </w:rPr>
        <w:t>行驶方向，排头车辆为领航车</w:t>
      </w:r>
      <w:r w:rsidR="00A13C02" w:rsidRPr="00433AC9">
        <w:rPr>
          <w:rFonts w:eastAsiaTheme="minorEastAsia"/>
          <w:sz w:val="24"/>
        </w:rPr>
        <w:t>，</w:t>
      </w:r>
      <w:r w:rsidRPr="00433AC9">
        <w:rPr>
          <w:rFonts w:eastAsiaTheme="minorEastAsia"/>
          <w:sz w:val="24"/>
        </w:rPr>
        <w:t>其他车辆为跟随车；</w:t>
      </w:r>
    </w:p>
    <w:p w14:paraId="5C2FE068" w14:textId="77777777" w:rsidR="006C405A" w:rsidRPr="00433AC9" w:rsidRDefault="006C405A" w:rsidP="00433AC9">
      <w:pPr>
        <w:pStyle w:val="a7"/>
        <w:numPr>
          <w:ilvl w:val="0"/>
          <w:numId w:val="5"/>
        </w:numPr>
        <w:spacing w:line="360" w:lineRule="auto"/>
        <w:ind w:firstLineChars="0"/>
        <w:rPr>
          <w:rFonts w:eastAsiaTheme="minorEastAsia"/>
          <w:sz w:val="24"/>
        </w:rPr>
      </w:pPr>
      <w:r w:rsidRPr="00433AC9">
        <w:rPr>
          <w:rFonts w:eastAsiaTheme="minorEastAsia"/>
          <w:sz w:val="24"/>
        </w:rPr>
        <w:t>在</w:t>
      </w:r>
      <w:proofErr w:type="spellStart"/>
      <w:r w:rsidRPr="00433AC9">
        <w:rPr>
          <w:rFonts w:eastAsiaTheme="minorEastAsia"/>
          <w:sz w:val="24"/>
        </w:rPr>
        <w:t>Frenet</w:t>
      </w:r>
      <w:proofErr w:type="spellEnd"/>
      <w:r w:rsidRPr="00433AC9">
        <w:rPr>
          <w:rFonts w:eastAsiaTheme="minorEastAsia"/>
          <w:sz w:val="24"/>
        </w:rPr>
        <w:t>坐标系下建立车辆的运动学模型，基于该运动学模型推导得到领航者</w:t>
      </w:r>
      <w:r w:rsidRPr="00433AC9">
        <w:rPr>
          <w:rFonts w:eastAsiaTheme="minorEastAsia"/>
          <w:sz w:val="24"/>
        </w:rPr>
        <w:t>-</w:t>
      </w:r>
      <w:r w:rsidRPr="00433AC9">
        <w:rPr>
          <w:rFonts w:eastAsiaTheme="minorEastAsia"/>
          <w:sz w:val="24"/>
        </w:rPr>
        <w:t>前车跟随式车辆队列</w:t>
      </w:r>
      <w:proofErr w:type="gramStart"/>
      <w:r w:rsidRPr="00433AC9">
        <w:rPr>
          <w:rFonts w:eastAsiaTheme="minorEastAsia"/>
          <w:sz w:val="24"/>
        </w:rPr>
        <w:t>的跟驰间距</w:t>
      </w:r>
      <w:proofErr w:type="gramEnd"/>
      <w:r w:rsidRPr="00433AC9">
        <w:rPr>
          <w:rFonts w:eastAsiaTheme="minorEastAsia"/>
          <w:sz w:val="24"/>
        </w:rPr>
        <w:t>误差模型；</w:t>
      </w:r>
    </w:p>
    <w:p w14:paraId="33C0D145" w14:textId="77777777" w:rsidR="00B839AC" w:rsidRPr="00433AC9" w:rsidRDefault="00B839AC" w:rsidP="00433AC9">
      <w:pPr>
        <w:pStyle w:val="a7"/>
        <w:numPr>
          <w:ilvl w:val="0"/>
          <w:numId w:val="5"/>
        </w:numPr>
        <w:spacing w:line="360" w:lineRule="auto"/>
        <w:ind w:firstLineChars="0"/>
        <w:rPr>
          <w:rFonts w:eastAsiaTheme="minorEastAsia"/>
          <w:sz w:val="24"/>
        </w:rPr>
      </w:pPr>
      <w:r w:rsidRPr="00433AC9">
        <w:rPr>
          <w:rFonts w:eastAsiaTheme="minorEastAsia"/>
          <w:sz w:val="24"/>
        </w:rPr>
        <w:t>基于步骤</w:t>
      </w:r>
      <w:r w:rsidRPr="00433AC9">
        <w:rPr>
          <w:rFonts w:eastAsiaTheme="minorEastAsia"/>
          <w:sz w:val="24"/>
        </w:rPr>
        <w:t>2</w:t>
      </w:r>
      <w:r w:rsidRPr="00433AC9">
        <w:rPr>
          <w:rFonts w:eastAsiaTheme="minorEastAsia"/>
          <w:sz w:val="24"/>
        </w:rPr>
        <w:t>）中</w:t>
      </w:r>
      <w:proofErr w:type="gramStart"/>
      <w:r w:rsidRPr="00433AC9">
        <w:rPr>
          <w:rFonts w:eastAsiaTheme="minorEastAsia"/>
          <w:sz w:val="24"/>
        </w:rPr>
        <w:t>的跟驰间距</w:t>
      </w:r>
      <w:proofErr w:type="gramEnd"/>
      <w:r w:rsidRPr="00433AC9">
        <w:rPr>
          <w:rFonts w:eastAsiaTheme="minorEastAsia"/>
          <w:sz w:val="24"/>
        </w:rPr>
        <w:t>误差模型设计上层间距保持控制器，根据前车、领航车的位姿、车速推算出本车的期望速度；</w:t>
      </w:r>
    </w:p>
    <w:p w14:paraId="07291598" w14:textId="77777777" w:rsidR="00266A9E" w:rsidRPr="00433AC9" w:rsidRDefault="00B839AC" w:rsidP="00433AC9">
      <w:pPr>
        <w:pStyle w:val="a7"/>
        <w:numPr>
          <w:ilvl w:val="0"/>
          <w:numId w:val="5"/>
        </w:numPr>
        <w:spacing w:line="360" w:lineRule="auto"/>
        <w:ind w:firstLineChars="0"/>
        <w:rPr>
          <w:rFonts w:eastAsiaTheme="minorEastAsia"/>
          <w:sz w:val="24"/>
        </w:rPr>
      </w:pPr>
      <w:r w:rsidRPr="00433AC9">
        <w:rPr>
          <w:rFonts w:eastAsiaTheme="minorEastAsia"/>
          <w:sz w:val="24"/>
        </w:rPr>
        <w:t>考虑未知扰动，建立车辆纵向非线性动力学模型；</w:t>
      </w:r>
    </w:p>
    <w:p w14:paraId="4E2E0D4F" w14:textId="77777777" w:rsidR="00C22646" w:rsidRPr="00433AC9" w:rsidRDefault="00C22646" w:rsidP="00433AC9">
      <w:pPr>
        <w:pStyle w:val="a7"/>
        <w:numPr>
          <w:ilvl w:val="0"/>
          <w:numId w:val="5"/>
        </w:numPr>
        <w:spacing w:line="360" w:lineRule="auto"/>
        <w:ind w:firstLineChars="0"/>
        <w:rPr>
          <w:rFonts w:eastAsiaTheme="minorEastAsia"/>
          <w:sz w:val="24"/>
        </w:rPr>
      </w:pPr>
      <w:r w:rsidRPr="00433AC9">
        <w:rPr>
          <w:rFonts w:eastAsiaTheme="minorEastAsia"/>
          <w:sz w:val="24"/>
        </w:rPr>
        <w:t>基于李雅普诺夫稳定性，设计自适应律在线估计未知扰动，并根据步骤</w:t>
      </w:r>
      <w:r w:rsidRPr="00433AC9">
        <w:rPr>
          <w:rFonts w:eastAsiaTheme="minorEastAsia"/>
          <w:sz w:val="24"/>
        </w:rPr>
        <w:t>4</w:t>
      </w:r>
      <w:r w:rsidRPr="00433AC9">
        <w:rPr>
          <w:rFonts w:eastAsiaTheme="minorEastAsia"/>
          <w:sz w:val="24"/>
        </w:rPr>
        <w:t>）中的车辆纵向非线性动力学模型，构建下层速度跟踪控制器，根据步骤</w:t>
      </w:r>
      <w:r w:rsidRPr="00433AC9">
        <w:rPr>
          <w:rFonts w:eastAsiaTheme="minorEastAsia"/>
          <w:sz w:val="24"/>
        </w:rPr>
        <w:t>3</w:t>
      </w:r>
      <w:r w:rsidRPr="00433AC9">
        <w:rPr>
          <w:rFonts w:eastAsiaTheme="minorEastAsia"/>
          <w:sz w:val="24"/>
        </w:rPr>
        <w:t>）中的期望速度和反馈的实际速度，计算得到车辆的驱制动力矩。</w:t>
      </w:r>
    </w:p>
    <w:p w14:paraId="57C1662A" w14:textId="77777777" w:rsidR="00F07D0B" w:rsidRPr="00433AC9" w:rsidRDefault="00260545"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Pr="00433AC9">
        <w:rPr>
          <w:rFonts w:eastAsiaTheme="minorEastAsia"/>
          <w:sz w:val="24"/>
        </w:rPr>
        <w:t>1</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w:t>
      </w:r>
      <w:r w:rsidR="004278FA" w:rsidRPr="00433AC9">
        <w:rPr>
          <w:rFonts w:eastAsiaTheme="minorEastAsia"/>
          <w:sz w:val="24"/>
        </w:rPr>
        <w:t>步骤</w:t>
      </w:r>
      <w:r w:rsidR="004278FA" w:rsidRPr="00433AC9">
        <w:rPr>
          <w:rFonts w:eastAsiaTheme="minorEastAsia"/>
          <w:sz w:val="24"/>
        </w:rPr>
        <w:t>1</w:t>
      </w:r>
      <w:r w:rsidR="004278FA" w:rsidRPr="00433AC9">
        <w:rPr>
          <w:rFonts w:eastAsiaTheme="minorEastAsia"/>
          <w:sz w:val="24"/>
        </w:rPr>
        <w:t>）中，</w:t>
      </w:r>
      <w:r w:rsidR="00C92A81" w:rsidRPr="00433AC9">
        <w:rPr>
          <w:rFonts w:eastAsiaTheme="minorEastAsia"/>
          <w:sz w:val="24"/>
        </w:rPr>
        <w:t>所述领航者</w:t>
      </w:r>
      <w:r w:rsidR="00C92A81" w:rsidRPr="00433AC9">
        <w:rPr>
          <w:rFonts w:eastAsiaTheme="minorEastAsia"/>
          <w:sz w:val="24"/>
        </w:rPr>
        <w:t>-</w:t>
      </w:r>
      <w:r w:rsidR="00C92A81" w:rsidRPr="00433AC9">
        <w:rPr>
          <w:rFonts w:eastAsiaTheme="minorEastAsia"/>
          <w:sz w:val="24"/>
        </w:rPr>
        <w:t>前车跟随式车辆队列表示队列中跟随车辆通过</w:t>
      </w:r>
      <w:r w:rsidR="00C92A81" w:rsidRPr="00433AC9">
        <w:rPr>
          <w:rFonts w:eastAsiaTheme="minorEastAsia"/>
          <w:sz w:val="24"/>
        </w:rPr>
        <w:t>LET-V2X</w:t>
      </w:r>
      <w:r w:rsidR="00C92A81" w:rsidRPr="00433AC9">
        <w:rPr>
          <w:rFonts w:eastAsiaTheme="minorEastAsia"/>
          <w:sz w:val="24"/>
        </w:rPr>
        <w:t>通讯方式获取前车和领航车的位移、车速。</w:t>
      </w:r>
    </w:p>
    <w:p w14:paraId="31794AA0" w14:textId="77777777" w:rsidR="00A55548" w:rsidRPr="00433AC9" w:rsidRDefault="00A55548"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Pr="00433AC9">
        <w:rPr>
          <w:rFonts w:eastAsiaTheme="minorEastAsia"/>
          <w:sz w:val="24"/>
        </w:rPr>
        <w:t>1</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控制方法，其特征在于，车辆的运动学模型为：</w:t>
      </w:r>
      <w:r w:rsidRPr="00433AC9">
        <w:rPr>
          <w:rFonts w:eastAsiaTheme="minorEastAsia"/>
          <w:position w:val="-54"/>
          <w:sz w:val="24"/>
        </w:rPr>
        <w:object w:dxaOrig="2520" w:dyaOrig="1200" w14:anchorId="3CD51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60pt" o:ole="">
            <v:imagedata r:id="rId9" o:title=""/>
          </v:shape>
          <o:OLEObject Type="Embed" ProgID="Equation.DSMT4" ShapeID="_x0000_i1025" DrawAspect="Content" ObjectID="_1651305810" r:id="rId10"/>
        </w:object>
      </w:r>
      <w:r w:rsidRPr="00433AC9">
        <w:rPr>
          <w:rFonts w:eastAsiaTheme="minorEastAsia"/>
          <w:sz w:val="24"/>
        </w:rPr>
        <w:t>；其中，</w:t>
      </w:r>
      <w:bookmarkStart w:id="2" w:name="MTBlankEqn"/>
      <w:r w:rsidRPr="00433AC9">
        <w:rPr>
          <w:rFonts w:eastAsiaTheme="minorEastAsia"/>
          <w:position w:val="-12"/>
          <w:sz w:val="24"/>
        </w:rPr>
        <w:object w:dxaOrig="1180" w:dyaOrig="360" w14:anchorId="557B715A">
          <v:shape id="_x0000_i1026" type="#_x0000_t75" style="width:58.9pt;height:19.5pt" o:ole="">
            <v:imagedata r:id="rId11" o:title=""/>
          </v:shape>
          <o:OLEObject Type="Embed" ProgID="Equation.DSMT4" ShapeID="_x0000_i1026" DrawAspect="Content" ObjectID="_1651305811" r:id="rId12"/>
        </w:object>
      </w:r>
      <w:bookmarkEnd w:id="2"/>
      <w:r w:rsidRPr="00433AC9">
        <w:rPr>
          <w:rFonts w:eastAsiaTheme="minorEastAsia"/>
          <w:sz w:val="24"/>
        </w:rPr>
        <w:t>表示队列中第</w:t>
      </w:r>
      <w:r w:rsidRPr="00433AC9">
        <w:rPr>
          <w:rFonts w:eastAsiaTheme="minorEastAsia"/>
          <w:position w:val="-6"/>
          <w:sz w:val="24"/>
        </w:rPr>
        <w:object w:dxaOrig="139" w:dyaOrig="260" w14:anchorId="7BB878A9">
          <v:shape id="_x0000_i1027" type="#_x0000_t75" style="width:7.5pt;height:12.4pt" o:ole="">
            <v:imagedata r:id="rId13" o:title=""/>
          </v:shape>
          <o:OLEObject Type="Embed" ProgID="Equation.DSMT4" ShapeID="_x0000_i1027" DrawAspect="Content" ObjectID="_1651305812" r:id="rId14"/>
        </w:object>
      </w:r>
      <w:r w:rsidRPr="00433AC9">
        <w:rPr>
          <w:rFonts w:eastAsiaTheme="minorEastAsia"/>
          <w:sz w:val="24"/>
        </w:rPr>
        <w:t>辆车后轴中心点的位置，</w:t>
      </w:r>
      <w:r w:rsidRPr="00433AC9">
        <w:rPr>
          <w:rFonts w:eastAsiaTheme="minorEastAsia"/>
          <w:position w:val="-12"/>
          <w:sz w:val="24"/>
        </w:rPr>
        <w:object w:dxaOrig="499" w:dyaOrig="360" w14:anchorId="6EF9EBF8">
          <v:shape id="_x0000_i1028" type="#_x0000_t75" style="width:25.15pt;height:19.5pt" o:ole="">
            <v:imagedata r:id="rId15" o:title=""/>
          </v:shape>
          <o:OLEObject Type="Embed" ProgID="Equation.DSMT4" ShapeID="_x0000_i1028" DrawAspect="Content" ObjectID="_1651305813" r:id="rId16"/>
        </w:object>
      </w:r>
      <w:r w:rsidRPr="00433AC9">
        <w:rPr>
          <w:rFonts w:eastAsiaTheme="minorEastAsia"/>
          <w:sz w:val="24"/>
        </w:rPr>
        <w:t>表示第</w:t>
      </w:r>
      <w:r w:rsidRPr="00433AC9">
        <w:rPr>
          <w:rFonts w:eastAsiaTheme="minorEastAsia"/>
          <w:position w:val="-6"/>
          <w:sz w:val="24"/>
        </w:rPr>
        <w:object w:dxaOrig="139" w:dyaOrig="260" w14:anchorId="04DE7D9C">
          <v:shape id="_x0000_i1029" type="#_x0000_t75" style="width:7.5pt;height:12.4pt" o:ole="">
            <v:imagedata r:id="rId13" o:title=""/>
          </v:shape>
          <o:OLEObject Type="Embed" ProgID="Equation.DSMT4" ShapeID="_x0000_i1029" DrawAspect="Content" ObjectID="_1651305814" r:id="rId17"/>
        </w:object>
      </w:r>
      <w:r w:rsidRPr="00433AC9">
        <w:rPr>
          <w:rFonts w:eastAsiaTheme="minorEastAsia"/>
          <w:sz w:val="24"/>
        </w:rPr>
        <w:t>辆车航向，</w:t>
      </w:r>
      <w:r w:rsidRPr="00433AC9">
        <w:rPr>
          <w:rFonts w:eastAsiaTheme="minorEastAsia"/>
          <w:position w:val="-12"/>
          <w:sz w:val="24"/>
        </w:rPr>
        <w:object w:dxaOrig="480" w:dyaOrig="360" w14:anchorId="66858E87">
          <v:shape id="_x0000_i1030" type="#_x0000_t75" style="width:24pt;height:19.5pt" o:ole="">
            <v:imagedata r:id="rId18" o:title=""/>
          </v:shape>
          <o:OLEObject Type="Embed" ProgID="Equation.DSMT4" ShapeID="_x0000_i1030" DrawAspect="Content" ObjectID="_1651305815" r:id="rId19"/>
        </w:object>
      </w:r>
      <w:r w:rsidRPr="00433AC9">
        <w:rPr>
          <w:rFonts w:eastAsiaTheme="minorEastAsia"/>
          <w:sz w:val="24"/>
        </w:rPr>
        <w:t>表示第</w:t>
      </w:r>
      <w:r w:rsidRPr="00433AC9">
        <w:rPr>
          <w:rFonts w:eastAsiaTheme="minorEastAsia"/>
          <w:position w:val="-6"/>
          <w:sz w:val="24"/>
        </w:rPr>
        <w:object w:dxaOrig="139" w:dyaOrig="260" w14:anchorId="2CB9CE79">
          <v:shape id="_x0000_i1031" type="#_x0000_t75" style="width:7.5pt;height:12.4pt" o:ole="">
            <v:imagedata r:id="rId13" o:title=""/>
          </v:shape>
          <o:OLEObject Type="Embed" ProgID="Equation.DSMT4" ShapeID="_x0000_i1031" DrawAspect="Content" ObjectID="_1651305816" r:id="rId20"/>
        </w:object>
      </w:r>
      <w:r w:rsidRPr="00433AC9">
        <w:rPr>
          <w:rFonts w:eastAsiaTheme="minorEastAsia"/>
          <w:sz w:val="24"/>
        </w:rPr>
        <w:t>辆车的实际纵向速度，</w:t>
      </w:r>
      <w:r w:rsidRPr="00433AC9">
        <w:rPr>
          <w:rFonts w:eastAsiaTheme="minorEastAsia"/>
          <w:position w:val="-12"/>
          <w:sz w:val="24"/>
        </w:rPr>
        <w:object w:dxaOrig="499" w:dyaOrig="360" w14:anchorId="6F32D457">
          <v:shape id="_x0000_i1032" type="#_x0000_t75" style="width:25.15pt;height:18pt" o:ole="">
            <v:imagedata r:id="rId21" o:title=""/>
          </v:shape>
          <o:OLEObject Type="Embed" ProgID="Equation.DSMT4" ShapeID="_x0000_i1032" DrawAspect="Content" ObjectID="_1651305817" r:id="rId22"/>
        </w:object>
      </w:r>
      <w:r w:rsidRPr="00433AC9">
        <w:rPr>
          <w:rFonts w:eastAsiaTheme="minorEastAsia"/>
          <w:sz w:val="24"/>
        </w:rPr>
        <w:t>表示车辆前轮转向角，</w:t>
      </w:r>
      <w:r w:rsidRPr="00433AC9">
        <w:rPr>
          <w:rFonts w:eastAsiaTheme="minorEastAsia"/>
          <w:position w:val="-4"/>
          <w:sz w:val="24"/>
        </w:rPr>
        <w:object w:dxaOrig="220" w:dyaOrig="260" w14:anchorId="0C090C63">
          <v:shape id="_x0000_i1033" type="#_x0000_t75" style="width:12pt;height:12.4pt" o:ole="">
            <v:imagedata r:id="rId23" o:title=""/>
          </v:shape>
          <o:OLEObject Type="Embed" ProgID="Equation.DSMT4" ShapeID="_x0000_i1033" DrawAspect="Content" ObjectID="_1651305818" r:id="rId24"/>
        </w:object>
      </w:r>
      <w:r w:rsidRPr="00433AC9">
        <w:rPr>
          <w:rFonts w:eastAsiaTheme="minorEastAsia"/>
          <w:sz w:val="24"/>
        </w:rPr>
        <w:t>表示车辆轴距。</w:t>
      </w:r>
    </w:p>
    <w:p w14:paraId="1530AF26" w14:textId="77777777" w:rsidR="00C92A81" w:rsidRPr="00433AC9" w:rsidRDefault="00C92A81"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Pr="00433AC9">
        <w:rPr>
          <w:rFonts w:eastAsiaTheme="minorEastAsia"/>
          <w:sz w:val="24"/>
        </w:rPr>
        <w:t>1</w:t>
      </w:r>
      <w:r w:rsidR="00A55548" w:rsidRPr="00433AC9">
        <w:rPr>
          <w:rFonts w:eastAsiaTheme="minorEastAsia"/>
          <w:sz w:val="24"/>
        </w:rPr>
        <w:t>或</w:t>
      </w:r>
      <w:r w:rsidR="00A55548" w:rsidRPr="00433AC9">
        <w:rPr>
          <w:rFonts w:eastAsiaTheme="minorEastAsia"/>
          <w:sz w:val="24"/>
        </w:rPr>
        <w:t>3</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w:t>
      </w:r>
      <w:r w:rsidR="009E76E6" w:rsidRPr="00433AC9">
        <w:rPr>
          <w:rFonts w:eastAsiaTheme="minorEastAsia"/>
          <w:sz w:val="24"/>
        </w:rPr>
        <w:t>步骤</w:t>
      </w:r>
      <w:r w:rsidR="009E76E6" w:rsidRPr="00433AC9">
        <w:rPr>
          <w:rFonts w:eastAsiaTheme="minorEastAsia"/>
          <w:sz w:val="24"/>
        </w:rPr>
        <w:t>2</w:t>
      </w:r>
      <w:r w:rsidR="009E76E6" w:rsidRPr="00433AC9">
        <w:rPr>
          <w:rFonts w:eastAsiaTheme="minorEastAsia"/>
          <w:sz w:val="24"/>
        </w:rPr>
        <w:t>）</w:t>
      </w:r>
      <w:r w:rsidR="004D6446" w:rsidRPr="00433AC9">
        <w:rPr>
          <w:rFonts w:eastAsiaTheme="minorEastAsia"/>
          <w:sz w:val="24"/>
        </w:rPr>
        <w:t>中，</w:t>
      </w:r>
      <w:proofErr w:type="gramStart"/>
      <w:r w:rsidR="004D6446" w:rsidRPr="00433AC9">
        <w:rPr>
          <w:rFonts w:eastAsiaTheme="minorEastAsia"/>
          <w:sz w:val="24"/>
        </w:rPr>
        <w:t>跟驰间距</w:t>
      </w:r>
      <w:proofErr w:type="gramEnd"/>
      <w:r w:rsidR="004D6446" w:rsidRPr="00433AC9">
        <w:rPr>
          <w:rFonts w:eastAsiaTheme="minorEastAsia"/>
          <w:sz w:val="24"/>
        </w:rPr>
        <w:t>误差模型的表达式如下：</w:t>
      </w:r>
    </w:p>
    <w:p w14:paraId="07BC022D" w14:textId="77777777" w:rsidR="004D6446" w:rsidRPr="00433AC9" w:rsidRDefault="004D6446" w:rsidP="00433AC9">
      <w:pPr>
        <w:pStyle w:val="a7"/>
        <w:spacing w:line="360" w:lineRule="auto"/>
        <w:ind w:left="915" w:firstLineChars="0" w:firstLine="0"/>
        <w:jc w:val="center"/>
        <w:rPr>
          <w:rFonts w:eastAsiaTheme="minorEastAsia"/>
          <w:sz w:val="24"/>
        </w:rPr>
      </w:pPr>
      <w:r w:rsidRPr="00433AC9">
        <w:rPr>
          <w:rFonts w:eastAsiaTheme="minorEastAsia"/>
          <w:position w:val="-158"/>
          <w:sz w:val="24"/>
        </w:rPr>
        <w:object w:dxaOrig="4099" w:dyaOrig="3280" w14:anchorId="522CF254">
          <v:shape id="_x0000_i1034" type="#_x0000_t75" style="width:204pt;height:163.5pt" o:ole="">
            <v:imagedata r:id="rId25" o:title=""/>
          </v:shape>
          <o:OLEObject Type="Embed" ProgID="Equation.DSMT4" ShapeID="_x0000_i1034" DrawAspect="Content" ObjectID="_1651305819" r:id="rId26"/>
        </w:object>
      </w:r>
      <w:r w:rsidRPr="00433AC9">
        <w:rPr>
          <w:rFonts w:eastAsiaTheme="minorEastAsia"/>
          <w:sz w:val="24"/>
        </w:rPr>
        <w:t>；</w:t>
      </w:r>
    </w:p>
    <w:p w14:paraId="52AC22C2" w14:textId="05C721D6" w:rsidR="004D6446" w:rsidRPr="00433AC9" w:rsidRDefault="004D6446" w:rsidP="00433AC9">
      <w:pPr>
        <w:pStyle w:val="a7"/>
        <w:spacing w:line="360" w:lineRule="auto"/>
        <w:ind w:left="915" w:firstLineChars="0" w:firstLine="0"/>
        <w:rPr>
          <w:rFonts w:eastAsiaTheme="minorEastAsia"/>
          <w:sz w:val="24"/>
        </w:rPr>
      </w:pPr>
      <w:r w:rsidRPr="00433AC9">
        <w:rPr>
          <w:rFonts w:eastAsiaTheme="minorEastAsia"/>
          <w:sz w:val="24"/>
        </w:rPr>
        <w:t>其中，</w:t>
      </w:r>
      <w:r w:rsidR="00355D99" w:rsidRPr="00433AC9">
        <w:rPr>
          <w:rFonts w:eastAsiaTheme="minorEastAsia"/>
          <w:position w:val="-12"/>
          <w:sz w:val="24"/>
        </w:rPr>
        <w:object w:dxaOrig="620" w:dyaOrig="360" w14:anchorId="21595B7B">
          <v:shape id="_x0000_i1035" type="#_x0000_t75" style="width:31.5pt;height:19.5pt" o:ole="">
            <v:imagedata r:id="rId27" o:title=""/>
          </v:shape>
          <o:OLEObject Type="Embed" ProgID="Equation.DSMT4" ShapeID="_x0000_i1035" DrawAspect="Content" ObjectID="_1651305820" r:id="rId28"/>
        </w:object>
      </w:r>
      <w:r w:rsidR="00355D99" w:rsidRPr="00433AC9">
        <w:rPr>
          <w:rFonts w:eastAsiaTheme="minorEastAsia"/>
          <w:sz w:val="24"/>
        </w:rPr>
        <w:t>表示第</w:t>
      </w:r>
      <w:r w:rsidR="00355D99" w:rsidRPr="00433AC9">
        <w:rPr>
          <w:rFonts w:eastAsiaTheme="minorEastAsia"/>
          <w:position w:val="-6"/>
          <w:sz w:val="24"/>
        </w:rPr>
        <w:object w:dxaOrig="440" w:dyaOrig="279" w14:anchorId="7C1744CA">
          <v:shape id="_x0000_i1036" type="#_x0000_t75" style="width:22.15pt;height:14.65pt" o:ole="">
            <v:imagedata r:id="rId29" o:title=""/>
          </v:shape>
          <o:OLEObject Type="Embed" ProgID="Equation.DSMT4" ShapeID="_x0000_i1036" DrawAspect="Content" ObjectID="_1651305821" r:id="rId30"/>
        </w:object>
      </w:r>
      <w:r w:rsidR="00355D99" w:rsidRPr="00433AC9">
        <w:rPr>
          <w:rFonts w:eastAsiaTheme="minorEastAsia"/>
          <w:sz w:val="24"/>
        </w:rPr>
        <w:t>辆车的</w:t>
      </w:r>
      <w:proofErr w:type="gramStart"/>
      <w:r w:rsidR="00355D99" w:rsidRPr="00433AC9">
        <w:rPr>
          <w:rFonts w:eastAsiaTheme="minorEastAsia"/>
          <w:sz w:val="24"/>
        </w:rPr>
        <w:t>联合跟驰间距</w:t>
      </w:r>
      <w:proofErr w:type="gramEnd"/>
      <w:r w:rsidR="00355D99" w:rsidRPr="00433AC9">
        <w:rPr>
          <w:rFonts w:eastAsiaTheme="minorEastAsia"/>
          <w:sz w:val="24"/>
        </w:rPr>
        <w:t>误差，</w:t>
      </w:r>
      <w:r w:rsidR="00355D99" w:rsidRPr="00433AC9">
        <w:rPr>
          <w:rFonts w:eastAsiaTheme="minorEastAsia"/>
          <w:position w:val="-12"/>
          <w:sz w:val="24"/>
        </w:rPr>
        <w:object w:dxaOrig="620" w:dyaOrig="380" w14:anchorId="23B6E1AF">
          <v:shape id="_x0000_i1037" type="#_x0000_t75" style="width:31.5pt;height:19.5pt" o:ole="">
            <v:imagedata r:id="rId31" o:title=""/>
          </v:shape>
          <o:OLEObject Type="Embed" ProgID="Equation.DSMT4" ShapeID="_x0000_i1037" DrawAspect="Content" ObjectID="_1651305822" r:id="rId32"/>
        </w:object>
      </w:r>
      <w:r w:rsidR="00355D99" w:rsidRPr="00433AC9">
        <w:rPr>
          <w:rFonts w:eastAsiaTheme="minorEastAsia"/>
          <w:sz w:val="24"/>
        </w:rPr>
        <w:t>表示第</w:t>
      </w:r>
      <w:r w:rsidR="00355D99" w:rsidRPr="00433AC9">
        <w:rPr>
          <w:rFonts w:eastAsiaTheme="minorEastAsia"/>
          <w:position w:val="-6"/>
          <w:sz w:val="24"/>
        </w:rPr>
        <w:object w:dxaOrig="440" w:dyaOrig="279" w14:anchorId="39FCCA6B">
          <v:shape id="_x0000_i1038" type="#_x0000_t75" style="width:22.15pt;height:14.65pt" o:ole="">
            <v:imagedata r:id="rId33" o:title=""/>
          </v:shape>
          <o:OLEObject Type="Embed" ProgID="Equation.DSMT4" ShapeID="_x0000_i1038" DrawAspect="Content" ObjectID="_1651305823" r:id="rId34"/>
        </w:object>
      </w:r>
      <w:r w:rsidR="00355D99" w:rsidRPr="00433AC9">
        <w:rPr>
          <w:rFonts w:eastAsiaTheme="minorEastAsia"/>
          <w:sz w:val="24"/>
        </w:rPr>
        <w:t>辆车与领航车</w:t>
      </w:r>
      <w:proofErr w:type="gramStart"/>
      <w:r w:rsidR="00355D99" w:rsidRPr="00433AC9">
        <w:rPr>
          <w:rFonts w:eastAsiaTheme="minorEastAsia"/>
          <w:sz w:val="24"/>
        </w:rPr>
        <w:t>的跟驰间距</w:t>
      </w:r>
      <w:proofErr w:type="gramEnd"/>
      <w:r w:rsidR="00355D99" w:rsidRPr="00433AC9">
        <w:rPr>
          <w:rFonts w:eastAsiaTheme="minorEastAsia"/>
          <w:sz w:val="24"/>
        </w:rPr>
        <w:t>误差，</w:t>
      </w:r>
      <w:r w:rsidR="00355D99" w:rsidRPr="00433AC9">
        <w:rPr>
          <w:rFonts w:eastAsiaTheme="minorEastAsia"/>
          <w:position w:val="-12"/>
          <w:sz w:val="24"/>
        </w:rPr>
        <w:object w:dxaOrig="620" w:dyaOrig="380" w14:anchorId="31EE4E87">
          <v:shape id="_x0000_i1039" type="#_x0000_t75" style="width:31.5pt;height:19.5pt" o:ole="">
            <v:imagedata r:id="rId35" o:title=""/>
          </v:shape>
          <o:OLEObject Type="Embed" ProgID="Equation.DSMT4" ShapeID="_x0000_i1039" DrawAspect="Content" ObjectID="_1651305824" r:id="rId36"/>
        </w:object>
      </w:r>
      <w:r w:rsidR="00355D99" w:rsidRPr="00433AC9">
        <w:rPr>
          <w:rFonts w:eastAsiaTheme="minorEastAsia"/>
          <w:sz w:val="24"/>
        </w:rPr>
        <w:t>表示第</w:t>
      </w:r>
      <w:r w:rsidR="00355D99" w:rsidRPr="00433AC9">
        <w:rPr>
          <w:rFonts w:eastAsiaTheme="minorEastAsia"/>
          <w:position w:val="-6"/>
          <w:sz w:val="24"/>
        </w:rPr>
        <w:object w:dxaOrig="440" w:dyaOrig="279" w14:anchorId="1E475ADA">
          <v:shape id="_x0000_i1040" type="#_x0000_t75" style="width:22.15pt;height:14.65pt" o:ole="">
            <v:imagedata r:id="rId37" o:title=""/>
          </v:shape>
          <o:OLEObject Type="Embed" ProgID="Equation.DSMT4" ShapeID="_x0000_i1040" DrawAspect="Content" ObjectID="_1651305825" r:id="rId38"/>
        </w:object>
      </w:r>
      <w:r w:rsidR="00355D99" w:rsidRPr="00433AC9">
        <w:rPr>
          <w:rFonts w:eastAsiaTheme="minorEastAsia"/>
          <w:sz w:val="24"/>
        </w:rPr>
        <w:t>辆车与第</w:t>
      </w:r>
      <w:r w:rsidR="00355D99" w:rsidRPr="00433AC9">
        <w:rPr>
          <w:rFonts w:eastAsiaTheme="minorEastAsia"/>
          <w:position w:val="-6"/>
          <w:sz w:val="24"/>
        </w:rPr>
        <w:object w:dxaOrig="139" w:dyaOrig="260" w14:anchorId="32750D73">
          <v:shape id="_x0000_i1041" type="#_x0000_t75" style="width:7.5pt;height:12.4pt" o:ole="">
            <v:imagedata r:id="rId39" o:title=""/>
          </v:shape>
          <o:OLEObject Type="Embed" ProgID="Equation.DSMT4" ShapeID="_x0000_i1041" DrawAspect="Content" ObjectID="_1651305826" r:id="rId40"/>
        </w:object>
      </w:r>
      <w:r w:rsidR="00355D99" w:rsidRPr="00433AC9">
        <w:rPr>
          <w:rFonts w:eastAsiaTheme="minorEastAsia"/>
          <w:sz w:val="24"/>
        </w:rPr>
        <w:t>辆车</w:t>
      </w:r>
      <w:proofErr w:type="gramStart"/>
      <w:r w:rsidR="00355D99" w:rsidRPr="00433AC9">
        <w:rPr>
          <w:rFonts w:eastAsiaTheme="minorEastAsia"/>
          <w:sz w:val="24"/>
        </w:rPr>
        <w:t>的跟驰间距</w:t>
      </w:r>
      <w:proofErr w:type="gramEnd"/>
      <w:r w:rsidR="00355D99" w:rsidRPr="00433AC9">
        <w:rPr>
          <w:rFonts w:eastAsiaTheme="minorEastAsia"/>
          <w:sz w:val="24"/>
        </w:rPr>
        <w:t>误差，</w:t>
      </w:r>
      <w:commentRangeStart w:id="3"/>
      <w:r w:rsidR="00355D99" w:rsidRPr="00433AC9">
        <w:rPr>
          <w:rFonts w:eastAsiaTheme="minorEastAsia"/>
          <w:position w:val="-6"/>
          <w:sz w:val="24"/>
        </w:rPr>
        <w:object w:dxaOrig="139" w:dyaOrig="260" w14:anchorId="4F91CDB7">
          <v:shape id="_x0000_i1042" type="#_x0000_t75" style="width:7.5pt;height:13.15pt" o:ole="">
            <v:imagedata r:id="rId41" o:title=""/>
          </v:shape>
          <o:OLEObject Type="Embed" ProgID="Equation.DSMT4" ShapeID="_x0000_i1042" DrawAspect="Content" ObjectID="_1651305827" r:id="rId42"/>
        </w:object>
      </w:r>
      <w:r w:rsidR="00355D99" w:rsidRPr="00433AC9">
        <w:rPr>
          <w:rFonts w:eastAsiaTheme="minorEastAsia"/>
          <w:sz w:val="24"/>
        </w:rPr>
        <w:t>表示</w:t>
      </w:r>
      <w:proofErr w:type="gramStart"/>
      <w:r w:rsidR="00355D99" w:rsidRPr="00433AC9">
        <w:rPr>
          <w:rFonts w:eastAsiaTheme="minorEastAsia"/>
          <w:sz w:val="24"/>
        </w:rPr>
        <w:t>期望跟驰</w:t>
      </w:r>
      <w:proofErr w:type="gramEnd"/>
      <w:r w:rsidR="00355D99" w:rsidRPr="00433AC9">
        <w:rPr>
          <w:rFonts w:eastAsiaTheme="minorEastAsia"/>
          <w:sz w:val="24"/>
        </w:rPr>
        <w:t>间距</w:t>
      </w:r>
      <w:commentRangeEnd w:id="3"/>
      <w:r w:rsidR="00CE5715">
        <w:rPr>
          <w:rStyle w:val="aa"/>
        </w:rPr>
        <w:commentReference w:id="3"/>
      </w:r>
      <w:r w:rsidR="00355D99" w:rsidRPr="00433AC9">
        <w:rPr>
          <w:rFonts w:eastAsiaTheme="minorEastAsia"/>
          <w:sz w:val="24"/>
        </w:rPr>
        <w:t>，</w:t>
      </w:r>
      <w:r w:rsidR="00355D99" w:rsidRPr="00433AC9">
        <w:rPr>
          <w:rFonts w:eastAsiaTheme="minorEastAsia"/>
          <w:position w:val="-92"/>
          <w:sz w:val="24"/>
        </w:rPr>
        <w:object w:dxaOrig="3600" w:dyaOrig="1960" w14:anchorId="278DD6A0">
          <v:shape id="_x0000_i1043" type="#_x0000_t75" style="width:180.4pt;height:99pt" o:ole="">
            <v:imagedata r:id="rId46" o:title=""/>
          </v:shape>
          <o:OLEObject Type="Embed" ProgID="Equation.DSMT4" ShapeID="_x0000_i1043" DrawAspect="Content" ObjectID="_1651305828" r:id="rId47"/>
        </w:object>
      </w:r>
      <w:r w:rsidR="00355D99" w:rsidRPr="00433AC9">
        <w:rPr>
          <w:rFonts w:eastAsiaTheme="minorEastAsia"/>
          <w:sz w:val="24"/>
        </w:rPr>
        <w:t>；</w:t>
      </w:r>
      <w:r w:rsidR="00774940" w:rsidRPr="00433AC9">
        <w:rPr>
          <w:rFonts w:eastAsiaTheme="minorEastAsia"/>
          <w:position w:val="-12"/>
          <w:sz w:val="24"/>
        </w:rPr>
        <w:object w:dxaOrig="480" w:dyaOrig="360" w14:anchorId="076F763F">
          <v:shape id="_x0000_i1044" type="#_x0000_t75" style="width:24pt;height:19.5pt" o:ole="">
            <v:imagedata r:id="rId48" o:title=""/>
          </v:shape>
          <o:OLEObject Type="Embed" ProgID="Equation.DSMT4" ShapeID="_x0000_i1044" DrawAspect="Content" ObjectID="_1651305829" r:id="rId49"/>
        </w:object>
      </w:r>
      <w:r w:rsidR="00774940" w:rsidRPr="00433AC9">
        <w:rPr>
          <w:rFonts w:eastAsiaTheme="minorEastAsia"/>
          <w:sz w:val="24"/>
        </w:rPr>
        <w:t>表示第</w:t>
      </w:r>
      <w:r w:rsidR="00774940" w:rsidRPr="00433AC9">
        <w:rPr>
          <w:rFonts w:eastAsiaTheme="minorEastAsia"/>
          <w:position w:val="-6"/>
          <w:sz w:val="24"/>
        </w:rPr>
        <w:object w:dxaOrig="139" w:dyaOrig="260" w14:anchorId="5A17F240">
          <v:shape id="_x0000_i1045" type="#_x0000_t75" style="width:7.5pt;height:12.4pt" o:ole="">
            <v:imagedata r:id="rId50" o:title=""/>
          </v:shape>
          <o:OLEObject Type="Embed" ProgID="Equation.DSMT4" ShapeID="_x0000_i1045" DrawAspect="Content" ObjectID="_1651305830" r:id="rId51"/>
        </w:object>
      </w:r>
      <w:r w:rsidR="00774940" w:rsidRPr="00433AC9">
        <w:rPr>
          <w:rFonts w:eastAsiaTheme="minorEastAsia"/>
          <w:sz w:val="24"/>
        </w:rPr>
        <w:t>辆车沿行驶路径的纵向位移，</w:t>
      </w:r>
      <w:r w:rsidR="00774940" w:rsidRPr="00433AC9">
        <w:rPr>
          <w:rFonts w:eastAsiaTheme="minorEastAsia"/>
          <w:position w:val="-12"/>
          <w:sz w:val="24"/>
        </w:rPr>
        <w:object w:dxaOrig="520" w:dyaOrig="360" w14:anchorId="63B57743">
          <v:shape id="_x0000_i1046" type="#_x0000_t75" style="width:27pt;height:19.5pt" o:ole="">
            <v:imagedata r:id="rId52" o:title=""/>
          </v:shape>
          <o:OLEObject Type="Embed" ProgID="Equation.DSMT4" ShapeID="_x0000_i1046" DrawAspect="Content" ObjectID="_1651305831" r:id="rId53"/>
        </w:object>
      </w:r>
      <w:r w:rsidR="00774940" w:rsidRPr="00433AC9">
        <w:rPr>
          <w:rFonts w:eastAsiaTheme="minorEastAsia"/>
          <w:sz w:val="24"/>
        </w:rPr>
        <w:t>表示第</w:t>
      </w:r>
      <w:r w:rsidR="00774940" w:rsidRPr="00433AC9">
        <w:rPr>
          <w:rFonts w:eastAsiaTheme="minorEastAsia"/>
          <w:position w:val="-6"/>
          <w:sz w:val="24"/>
        </w:rPr>
        <w:object w:dxaOrig="139" w:dyaOrig="260" w14:anchorId="43AD2267">
          <v:shape id="_x0000_i1047" type="#_x0000_t75" style="width:7.5pt;height:12.4pt" o:ole="">
            <v:imagedata r:id="rId54" o:title=""/>
          </v:shape>
          <o:OLEObject Type="Embed" ProgID="Equation.DSMT4" ShapeID="_x0000_i1047" DrawAspect="Content" ObjectID="_1651305832" r:id="rId55"/>
        </w:object>
      </w:r>
      <w:r w:rsidR="00774940" w:rsidRPr="00433AC9">
        <w:rPr>
          <w:rFonts w:eastAsiaTheme="minorEastAsia"/>
          <w:sz w:val="24"/>
        </w:rPr>
        <w:t>辆车沿行驶路径的横向位移，</w:t>
      </w:r>
      <w:r w:rsidR="00774940" w:rsidRPr="00433AC9">
        <w:rPr>
          <w:rFonts w:eastAsiaTheme="minorEastAsia"/>
          <w:position w:val="-12"/>
          <w:sz w:val="24"/>
        </w:rPr>
        <w:object w:dxaOrig="499" w:dyaOrig="400" w14:anchorId="640D93D2">
          <v:shape id="_x0000_i1048" type="#_x0000_t75" style="width:25.15pt;height:19.9pt" o:ole="">
            <v:imagedata r:id="rId56" o:title=""/>
          </v:shape>
          <o:OLEObject Type="Embed" ProgID="Equation.DSMT4" ShapeID="_x0000_i1048" DrawAspect="Content" ObjectID="_1651305833" r:id="rId57"/>
        </w:object>
      </w:r>
      <w:r w:rsidR="00774940" w:rsidRPr="00433AC9">
        <w:rPr>
          <w:rFonts w:eastAsiaTheme="minorEastAsia"/>
          <w:sz w:val="24"/>
        </w:rPr>
        <w:t>表示第</w:t>
      </w:r>
      <w:r w:rsidR="00774940" w:rsidRPr="00433AC9">
        <w:rPr>
          <w:rFonts w:eastAsiaTheme="minorEastAsia"/>
          <w:position w:val="-6"/>
          <w:sz w:val="24"/>
        </w:rPr>
        <w:object w:dxaOrig="139" w:dyaOrig="260" w14:anchorId="77ECC749">
          <v:shape id="_x0000_i1049" type="#_x0000_t75" style="width:7.5pt;height:12.4pt" o:ole="">
            <v:imagedata r:id="rId58" o:title=""/>
          </v:shape>
          <o:OLEObject Type="Embed" ProgID="Equation.DSMT4" ShapeID="_x0000_i1049" DrawAspect="Content" ObjectID="_1651305834" r:id="rId59"/>
        </w:object>
      </w:r>
      <w:r w:rsidR="00774940" w:rsidRPr="00433AC9">
        <w:rPr>
          <w:rFonts w:eastAsiaTheme="minorEastAsia"/>
          <w:sz w:val="24"/>
        </w:rPr>
        <w:t>辆车偏离期望路径的角度，</w:t>
      </w:r>
      <w:r w:rsidR="00774940" w:rsidRPr="00433AC9">
        <w:rPr>
          <w:rFonts w:eastAsiaTheme="minorEastAsia"/>
          <w:position w:val="-12"/>
          <w:sz w:val="24"/>
        </w:rPr>
        <w:object w:dxaOrig="480" w:dyaOrig="360" w14:anchorId="51A64037">
          <v:shape id="_x0000_i1050" type="#_x0000_t75" style="width:24pt;height:19.5pt" o:ole="">
            <v:imagedata r:id="rId60" o:title=""/>
          </v:shape>
          <o:OLEObject Type="Embed" ProgID="Equation.DSMT4" ShapeID="_x0000_i1050" DrawAspect="Content" ObjectID="_1651305835" r:id="rId61"/>
        </w:object>
      </w:r>
      <w:r w:rsidR="00774940" w:rsidRPr="00433AC9">
        <w:rPr>
          <w:rFonts w:eastAsiaTheme="minorEastAsia"/>
          <w:sz w:val="24"/>
        </w:rPr>
        <w:t>表示期望路径上</w:t>
      </w:r>
      <w:proofErr w:type="gramStart"/>
      <w:r w:rsidR="00774940" w:rsidRPr="00433AC9">
        <w:rPr>
          <w:rFonts w:eastAsiaTheme="minorEastAsia"/>
          <w:sz w:val="24"/>
        </w:rPr>
        <w:t>距离第</w:t>
      </w:r>
      <w:proofErr w:type="gramEnd"/>
      <w:r w:rsidR="00774940" w:rsidRPr="00433AC9">
        <w:rPr>
          <w:rFonts w:eastAsiaTheme="minorEastAsia"/>
          <w:position w:val="-6"/>
          <w:sz w:val="24"/>
        </w:rPr>
        <w:object w:dxaOrig="139" w:dyaOrig="260" w14:anchorId="71FA7231">
          <v:shape id="_x0000_i1051" type="#_x0000_t75" style="width:7.5pt;height:12.4pt" o:ole="">
            <v:imagedata r:id="rId62" o:title=""/>
          </v:shape>
          <o:OLEObject Type="Embed" ProgID="Equation.DSMT4" ShapeID="_x0000_i1051" DrawAspect="Content" ObjectID="_1651305836" r:id="rId63"/>
        </w:object>
      </w:r>
      <w:r w:rsidR="00774940" w:rsidRPr="00433AC9">
        <w:rPr>
          <w:rFonts w:eastAsiaTheme="minorEastAsia"/>
          <w:sz w:val="24"/>
        </w:rPr>
        <w:t>辆车后轴中心点最近的近邻点对应的曲率</w:t>
      </w:r>
      <w:r w:rsidR="00A55548" w:rsidRPr="00433AC9">
        <w:rPr>
          <w:rFonts w:eastAsiaTheme="minorEastAsia"/>
          <w:sz w:val="24"/>
        </w:rPr>
        <w:t>，</w:t>
      </w:r>
      <w:r w:rsidR="00A55548" w:rsidRPr="00433AC9">
        <w:rPr>
          <w:rFonts w:eastAsiaTheme="minorEastAsia"/>
          <w:position w:val="-12"/>
          <w:sz w:val="24"/>
        </w:rPr>
        <w:object w:dxaOrig="1640" w:dyaOrig="380" w14:anchorId="2FFBB771">
          <v:shape id="_x0000_i1052" type="#_x0000_t75" style="width:82.5pt;height:19.5pt" o:ole="">
            <v:imagedata r:id="rId64" o:title=""/>
          </v:shape>
          <o:OLEObject Type="Embed" ProgID="Equation.DSMT4" ShapeID="_x0000_i1052" DrawAspect="Content" ObjectID="_1651305837" r:id="rId65"/>
        </w:object>
      </w:r>
      <w:r w:rsidR="00A55548" w:rsidRPr="00433AC9">
        <w:rPr>
          <w:rFonts w:eastAsiaTheme="minorEastAsia"/>
          <w:sz w:val="24"/>
        </w:rPr>
        <w:t>，</w:t>
      </w:r>
      <w:r w:rsidR="00A55548" w:rsidRPr="00433AC9">
        <w:rPr>
          <w:rFonts w:eastAsiaTheme="minorEastAsia"/>
          <w:position w:val="-30"/>
          <w:sz w:val="24"/>
        </w:rPr>
        <w:object w:dxaOrig="4599" w:dyaOrig="720" w14:anchorId="66B9246B">
          <v:shape id="_x0000_i1053" type="#_x0000_t75" style="width:230.25pt;height:36.4pt" o:ole="">
            <v:imagedata r:id="rId66" o:title=""/>
          </v:shape>
          <o:OLEObject Type="Embed" ProgID="Equation.DSMT4" ShapeID="_x0000_i1053" DrawAspect="Content" ObjectID="_1651305838" r:id="rId67"/>
        </w:object>
      </w:r>
      <w:r w:rsidR="00774940" w:rsidRPr="00433AC9">
        <w:rPr>
          <w:rFonts w:eastAsiaTheme="minorEastAsia"/>
          <w:sz w:val="24"/>
        </w:rPr>
        <w:t>；</w:t>
      </w:r>
      <w:r w:rsidR="00355D99" w:rsidRPr="00433AC9">
        <w:rPr>
          <w:rFonts w:eastAsiaTheme="minorEastAsia"/>
          <w:position w:val="-12"/>
          <w:sz w:val="24"/>
        </w:rPr>
        <w:object w:dxaOrig="680" w:dyaOrig="360" w14:anchorId="67B709D1">
          <v:shape id="_x0000_i1054" type="#_x0000_t75" style="width:34.5pt;height:19.5pt" o:ole="">
            <v:imagedata r:id="rId68" o:title=""/>
          </v:shape>
          <o:OLEObject Type="Embed" ProgID="Equation.DSMT4" ShapeID="_x0000_i1054" DrawAspect="Content" ObjectID="_1651305839" r:id="rId69"/>
        </w:object>
      </w:r>
      <w:r w:rsidR="00355D99" w:rsidRPr="00433AC9">
        <w:rPr>
          <w:rFonts w:eastAsiaTheme="minorEastAsia"/>
          <w:sz w:val="24"/>
        </w:rPr>
        <w:t>表示跟随领航者与跟随前车的权重函数；</w:t>
      </w:r>
      <w:r w:rsidR="00355D99" w:rsidRPr="00433AC9">
        <w:rPr>
          <w:rFonts w:eastAsiaTheme="minorEastAsia"/>
          <w:position w:val="-6"/>
          <w:sz w:val="24"/>
        </w:rPr>
        <w:t xml:space="preserve"> </w:t>
      </w:r>
      <w:r w:rsidR="00355D99" w:rsidRPr="00433AC9">
        <w:rPr>
          <w:rFonts w:eastAsiaTheme="minorEastAsia"/>
          <w:position w:val="-6"/>
          <w:sz w:val="24"/>
        </w:rPr>
        <w:object w:dxaOrig="560" w:dyaOrig="279" w14:anchorId="740074CF">
          <v:shape id="_x0000_i1055" type="#_x0000_t75" style="width:27.4pt;height:14.65pt" o:ole="">
            <v:imagedata r:id="rId70" o:title=""/>
          </v:shape>
          <o:OLEObject Type="Embed" ProgID="Equation.DSMT4" ShapeID="_x0000_i1055" DrawAspect="Content" ObjectID="_1651305840" r:id="rId71"/>
        </w:object>
      </w:r>
      <w:r w:rsidR="00355D99" w:rsidRPr="00433AC9">
        <w:rPr>
          <w:rFonts w:eastAsiaTheme="minorEastAsia"/>
          <w:sz w:val="24"/>
        </w:rPr>
        <w:t>，</w:t>
      </w:r>
      <w:commentRangeStart w:id="4"/>
      <w:r w:rsidR="00355D99" w:rsidRPr="00433AC9">
        <w:rPr>
          <w:rFonts w:eastAsiaTheme="minorEastAsia"/>
          <w:position w:val="-24"/>
          <w:sz w:val="24"/>
        </w:rPr>
        <w:object w:dxaOrig="2100" w:dyaOrig="620" w14:anchorId="508E19E4">
          <v:shape id="_x0000_i1056" type="#_x0000_t75" style="width:105pt;height:30.4pt" o:ole="">
            <v:imagedata r:id="rId72" o:title=""/>
          </v:shape>
          <o:OLEObject Type="Embed" ProgID="Equation.DSMT4" ShapeID="_x0000_i1056" DrawAspect="Content" ObjectID="_1651305841" r:id="rId73"/>
        </w:object>
      </w:r>
      <w:commentRangeEnd w:id="4"/>
      <w:r w:rsidR="00164FCF" w:rsidRPr="00433AC9">
        <w:rPr>
          <w:rStyle w:val="aa"/>
          <w:rFonts w:eastAsiaTheme="minorEastAsia"/>
          <w:sz w:val="24"/>
          <w:szCs w:val="24"/>
        </w:rPr>
        <w:commentReference w:id="4"/>
      </w:r>
      <w:r w:rsidR="00355D99" w:rsidRPr="00433AC9">
        <w:rPr>
          <w:rFonts w:eastAsiaTheme="minorEastAsia"/>
          <w:sz w:val="24"/>
        </w:rPr>
        <w:t>，</w:t>
      </w:r>
      <w:r w:rsidR="00355D99" w:rsidRPr="00433AC9">
        <w:rPr>
          <w:rFonts w:eastAsiaTheme="minorEastAsia"/>
          <w:position w:val="-12"/>
          <w:sz w:val="24"/>
        </w:rPr>
        <w:object w:dxaOrig="200" w:dyaOrig="360" w14:anchorId="768420DB">
          <v:shape id="_x0000_i1057" type="#_x0000_t75" style="width:10.5pt;height:18pt" o:ole="">
            <v:imagedata r:id="rId74" o:title=""/>
          </v:shape>
          <o:OLEObject Type="Embed" ProgID="Equation.DSMT4" ShapeID="_x0000_i1057" DrawAspect="Content" ObjectID="_1651305842" r:id="rId75"/>
        </w:object>
      </w:r>
      <w:r w:rsidR="00355D99" w:rsidRPr="00433AC9">
        <w:rPr>
          <w:rFonts w:eastAsiaTheme="minorEastAsia"/>
          <w:sz w:val="24"/>
        </w:rPr>
        <w:t>表示最小安全间距</w:t>
      </w:r>
      <w:r w:rsidR="006A18D1" w:rsidRPr="00433AC9">
        <w:rPr>
          <w:rFonts w:eastAsiaTheme="minorEastAsia"/>
          <w:sz w:val="24"/>
        </w:rPr>
        <w:t>；</w:t>
      </w:r>
      <w:r w:rsidR="006A18D1" w:rsidRPr="00433AC9">
        <w:rPr>
          <w:rFonts w:eastAsiaTheme="minorEastAsia"/>
          <w:position w:val="-4"/>
          <w:sz w:val="24"/>
        </w:rPr>
        <w:object w:dxaOrig="220" w:dyaOrig="260" w14:anchorId="45ED7A61">
          <v:shape id="_x0000_i1058" type="#_x0000_t75" style="width:12pt;height:12.4pt" o:ole="">
            <v:imagedata r:id="rId23" o:title=""/>
          </v:shape>
          <o:OLEObject Type="Embed" ProgID="Equation.DSMT4" ShapeID="_x0000_i1058" DrawAspect="Content" ObjectID="_1651305843" r:id="rId76"/>
        </w:object>
      </w:r>
      <w:r w:rsidR="006A18D1" w:rsidRPr="00433AC9">
        <w:rPr>
          <w:rFonts w:eastAsiaTheme="minorEastAsia"/>
          <w:sz w:val="24"/>
        </w:rPr>
        <w:t>表示车辆轴距</w:t>
      </w:r>
      <w:r w:rsidR="00355D99" w:rsidRPr="00433AC9">
        <w:rPr>
          <w:rFonts w:eastAsiaTheme="minorEastAsia"/>
          <w:sz w:val="24"/>
        </w:rPr>
        <w:t>；</w:t>
      </w:r>
      <w:r w:rsidR="006A18D1" w:rsidRPr="00433AC9">
        <w:rPr>
          <w:rFonts w:eastAsiaTheme="minorEastAsia"/>
          <w:position w:val="-12"/>
          <w:sz w:val="24"/>
        </w:rPr>
        <w:object w:dxaOrig="499" w:dyaOrig="360" w14:anchorId="427CA8CA">
          <v:shape id="_x0000_i1059" type="#_x0000_t75" style="width:25.15pt;height:18pt" o:ole="">
            <v:imagedata r:id="rId21" o:title=""/>
          </v:shape>
          <o:OLEObject Type="Embed" ProgID="Equation.DSMT4" ShapeID="_x0000_i1059" DrawAspect="Content" ObjectID="_1651305844" r:id="rId77"/>
        </w:object>
      </w:r>
      <w:r w:rsidR="006A18D1" w:rsidRPr="00433AC9">
        <w:rPr>
          <w:rFonts w:eastAsiaTheme="minorEastAsia"/>
          <w:sz w:val="24"/>
        </w:rPr>
        <w:t>表示车辆前轮转向角</w:t>
      </w:r>
      <w:r w:rsidR="008934BB" w:rsidRPr="00433AC9">
        <w:rPr>
          <w:rFonts w:eastAsiaTheme="minorEastAsia"/>
          <w:sz w:val="24"/>
        </w:rPr>
        <w:t>；</w:t>
      </w:r>
      <w:r w:rsidR="008934BB" w:rsidRPr="00433AC9">
        <w:rPr>
          <w:rFonts w:eastAsiaTheme="minorEastAsia"/>
          <w:position w:val="-12"/>
          <w:sz w:val="24"/>
        </w:rPr>
        <w:object w:dxaOrig="480" w:dyaOrig="360" w14:anchorId="43642726">
          <v:shape id="_x0000_i1060" type="#_x0000_t75" style="width:24pt;height:19.5pt" o:ole="">
            <v:imagedata r:id="rId18" o:title=""/>
          </v:shape>
          <o:OLEObject Type="Embed" ProgID="Equation.DSMT4" ShapeID="_x0000_i1060" DrawAspect="Content" ObjectID="_1651305845" r:id="rId78"/>
        </w:object>
      </w:r>
      <w:r w:rsidR="008934BB" w:rsidRPr="00433AC9">
        <w:rPr>
          <w:rFonts w:eastAsiaTheme="minorEastAsia"/>
          <w:sz w:val="24"/>
        </w:rPr>
        <w:t>表示第</w:t>
      </w:r>
      <w:r w:rsidR="008934BB" w:rsidRPr="00433AC9">
        <w:rPr>
          <w:rFonts w:eastAsiaTheme="minorEastAsia"/>
          <w:position w:val="-6"/>
          <w:sz w:val="24"/>
        </w:rPr>
        <w:object w:dxaOrig="139" w:dyaOrig="260" w14:anchorId="743EA781">
          <v:shape id="_x0000_i1061" type="#_x0000_t75" style="width:7.5pt;height:12.4pt" o:ole="">
            <v:imagedata r:id="rId13" o:title=""/>
          </v:shape>
          <o:OLEObject Type="Embed" ProgID="Equation.DSMT4" ShapeID="_x0000_i1061" DrawAspect="Content" ObjectID="_1651305846" r:id="rId79"/>
        </w:object>
      </w:r>
      <w:r w:rsidR="008934BB" w:rsidRPr="00433AC9">
        <w:rPr>
          <w:rFonts w:eastAsiaTheme="minorEastAsia"/>
          <w:sz w:val="24"/>
        </w:rPr>
        <w:t>辆车的实际纵向速度</w:t>
      </w:r>
      <w:r w:rsidR="006A18D1" w:rsidRPr="00433AC9">
        <w:rPr>
          <w:rFonts w:eastAsiaTheme="minorEastAsia"/>
          <w:sz w:val="24"/>
        </w:rPr>
        <w:t>。</w:t>
      </w:r>
    </w:p>
    <w:p w14:paraId="30BE3EF9" w14:textId="77777777" w:rsidR="00A55548" w:rsidRPr="00433AC9" w:rsidRDefault="00A55548"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00374951" w:rsidRPr="00433AC9">
        <w:rPr>
          <w:rFonts w:eastAsiaTheme="minorEastAsia"/>
          <w:sz w:val="24"/>
        </w:rPr>
        <w:t>4</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w:t>
      </w:r>
      <w:r w:rsidR="00374951" w:rsidRPr="00433AC9">
        <w:rPr>
          <w:rFonts w:eastAsiaTheme="minorEastAsia"/>
          <w:sz w:val="24"/>
        </w:rPr>
        <w:t>步骤</w:t>
      </w:r>
      <w:r w:rsidR="00374951" w:rsidRPr="00433AC9">
        <w:rPr>
          <w:rFonts w:eastAsiaTheme="minorEastAsia"/>
          <w:sz w:val="24"/>
        </w:rPr>
        <w:t>3</w:t>
      </w:r>
      <w:r w:rsidR="00374951" w:rsidRPr="00433AC9">
        <w:rPr>
          <w:rFonts w:eastAsiaTheme="minorEastAsia"/>
          <w:sz w:val="24"/>
        </w:rPr>
        <w:t>）中，期望速度的计算公式为：</w:t>
      </w:r>
    </w:p>
    <w:commentRangeStart w:id="5"/>
    <w:commentRangeStart w:id="6"/>
    <w:p w14:paraId="0D82AFC6" w14:textId="2614B8F4" w:rsidR="00374951" w:rsidRPr="00433AC9" w:rsidRDefault="002164CD" w:rsidP="00433AC9">
      <w:pPr>
        <w:pStyle w:val="a7"/>
        <w:spacing w:line="360" w:lineRule="auto"/>
        <w:ind w:left="915" w:firstLineChars="0" w:firstLine="0"/>
        <w:jc w:val="center"/>
        <w:rPr>
          <w:rFonts w:eastAsiaTheme="minorEastAsia"/>
          <w:sz w:val="24"/>
        </w:rPr>
      </w:pPr>
      <w:r w:rsidRPr="00433AC9">
        <w:rPr>
          <w:rFonts w:eastAsiaTheme="minorEastAsia"/>
          <w:position w:val="-108"/>
          <w:sz w:val="24"/>
        </w:rPr>
        <w:object w:dxaOrig="6280" w:dyaOrig="2280" w14:anchorId="22AD03BD">
          <v:shape id="_x0000_i1062" type="#_x0000_t75" style="width:312.4pt;height:114pt" o:ole="">
            <v:imagedata r:id="rId80" o:title=""/>
          </v:shape>
          <o:OLEObject Type="Embed" ProgID="Equation.DSMT4" ShapeID="_x0000_i1062" DrawAspect="Content" ObjectID="_1651305847" r:id="rId81"/>
        </w:object>
      </w:r>
      <w:commentRangeEnd w:id="5"/>
      <w:r w:rsidR="00164FCF" w:rsidRPr="00433AC9">
        <w:rPr>
          <w:rStyle w:val="aa"/>
          <w:rFonts w:eastAsiaTheme="minorEastAsia"/>
          <w:sz w:val="24"/>
          <w:szCs w:val="24"/>
        </w:rPr>
        <w:commentReference w:id="5"/>
      </w:r>
      <w:commentRangeEnd w:id="6"/>
      <w:r w:rsidR="00302EEB">
        <w:rPr>
          <w:rStyle w:val="aa"/>
        </w:rPr>
        <w:commentReference w:id="6"/>
      </w:r>
      <w:r w:rsidR="00374951" w:rsidRPr="00433AC9">
        <w:rPr>
          <w:rFonts w:eastAsiaTheme="minorEastAsia"/>
          <w:sz w:val="24"/>
        </w:rPr>
        <w:t>；</w:t>
      </w:r>
    </w:p>
    <w:p w14:paraId="699E062F" w14:textId="7C25F16B" w:rsidR="009E76E6" w:rsidRPr="00433AC9" w:rsidRDefault="00374951" w:rsidP="00433AC9">
      <w:pPr>
        <w:pStyle w:val="a7"/>
        <w:spacing w:line="360" w:lineRule="auto"/>
        <w:ind w:left="915" w:firstLineChars="0" w:firstLine="0"/>
        <w:rPr>
          <w:rFonts w:eastAsiaTheme="minorEastAsia"/>
          <w:sz w:val="24"/>
        </w:rPr>
      </w:pPr>
      <w:r w:rsidRPr="00433AC9">
        <w:rPr>
          <w:rFonts w:eastAsiaTheme="minorEastAsia"/>
          <w:sz w:val="24"/>
        </w:rPr>
        <w:t>其中，</w:t>
      </w:r>
      <w:r w:rsidRPr="00433AC9">
        <w:rPr>
          <w:rFonts w:eastAsiaTheme="minorEastAsia"/>
          <w:position w:val="-14"/>
          <w:sz w:val="24"/>
        </w:rPr>
        <w:object w:dxaOrig="760" w:dyaOrig="380" w14:anchorId="62753782">
          <v:shape id="_x0000_i1063" type="#_x0000_t75" style="width:37.9pt;height:19.5pt" o:ole="">
            <v:imagedata r:id="rId82" o:title=""/>
          </v:shape>
          <o:OLEObject Type="Embed" ProgID="Equation.DSMT4" ShapeID="_x0000_i1063" DrawAspect="Content" ObjectID="_1651305848" r:id="rId83"/>
        </w:object>
      </w:r>
      <w:r w:rsidRPr="00433AC9">
        <w:rPr>
          <w:rFonts w:eastAsiaTheme="minorEastAsia"/>
          <w:sz w:val="24"/>
        </w:rPr>
        <w:t>为</w:t>
      </w:r>
      <w:ins w:id="7" w:author="TR" w:date="2019-10-30T09:28:00Z">
        <w:r w:rsidR="00326BAC">
          <w:rPr>
            <w:rFonts w:hint="eastAsia"/>
            <w:sz w:val="24"/>
          </w:rPr>
          <w:t>本车</w:t>
        </w:r>
      </w:ins>
      <w:r w:rsidRPr="00433AC9">
        <w:rPr>
          <w:rFonts w:eastAsiaTheme="minorEastAsia"/>
          <w:sz w:val="24"/>
        </w:rPr>
        <w:t>期</w:t>
      </w:r>
      <w:r w:rsidRPr="00D25D24">
        <w:rPr>
          <w:rFonts w:eastAsiaTheme="minorEastAsia"/>
          <w:sz w:val="24"/>
        </w:rPr>
        <w:t>望速度</w:t>
      </w:r>
      <w:ins w:id="8" w:author="TR" w:date="2019-10-30T09:25:00Z">
        <w:r w:rsidR="00D25D24" w:rsidRPr="00D25D24">
          <w:rPr>
            <w:rFonts w:eastAsiaTheme="minorEastAsia" w:hint="eastAsia"/>
            <w:sz w:val="24"/>
          </w:rPr>
          <w:t>，</w:t>
        </w:r>
      </w:ins>
      <w:ins w:id="9" w:author="TR" w:date="2019-10-30T09:25:00Z">
        <w:r w:rsidR="00D25D24" w:rsidRPr="00610F13">
          <w:rPr>
            <w:position w:val="-14"/>
            <w:sz w:val="24"/>
          </w:rPr>
          <w:object w:dxaOrig="760" w:dyaOrig="400" w14:anchorId="45DF6BDD">
            <v:shape id="_x0000_i1064" type="#_x0000_t75" style="width:37.9pt;height:19.9pt" o:ole="">
              <v:imagedata r:id="rId84" o:title=""/>
            </v:shape>
            <o:OLEObject Type="Embed" ProgID="Equation.DSMT4" ShapeID="_x0000_i1064" DrawAspect="Content" ObjectID="_1651305849" r:id="rId85"/>
          </w:object>
        </w:r>
      </w:ins>
      <w:ins w:id="10" w:author="TR" w:date="2019-10-30T09:25:00Z">
        <w:r w:rsidR="00D25D24" w:rsidRPr="00D25D24">
          <w:rPr>
            <w:rFonts w:hint="eastAsia"/>
            <w:sz w:val="24"/>
            <w:rPrChange w:id="11" w:author="TR" w:date="2019-10-30T09:25:00Z">
              <w:rPr>
                <w:rFonts w:hint="eastAsia"/>
              </w:rPr>
            </w:rPrChange>
          </w:rPr>
          <w:t>为</w:t>
        </w:r>
      </w:ins>
      <w:ins w:id="12" w:author="TR" w:date="2019-10-30T09:28:00Z">
        <w:r w:rsidR="00326BAC">
          <w:rPr>
            <w:rFonts w:hint="eastAsia"/>
            <w:sz w:val="24"/>
          </w:rPr>
          <w:t>本车</w:t>
        </w:r>
      </w:ins>
      <w:ins w:id="13" w:author="TR" w:date="2019-10-30T09:25:00Z">
        <w:r w:rsidR="00D25D24" w:rsidRPr="00D25D24">
          <w:rPr>
            <w:rFonts w:hint="eastAsia"/>
            <w:sz w:val="24"/>
            <w:rPrChange w:id="14" w:author="TR" w:date="2019-10-30T09:25:00Z">
              <w:rPr>
                <w:rFonts w:hint="eastAsia"/>
              </w:rPr>
            </w:rPrChange>
          </w:rPr>
          <w:t>相对于</w:t>
        </w:r>
        <w:r w:rsidR="00D25D24">
          <w:rPr>
            <w:rFonts w:hint="eastAsia"/>
            <w:sz w:val="24"/>
          </w:rPr>
          <w:t>领</w:t>
        </w:r>
        <w:r w:rsidR="00D25D24" w:rsidRPr="00E45D08">
          <w:rPr>
            <w:rFonts w:hint="eastAsia"/>
            <w:sz w:val="24"/>
          </w:rPr>
          <w:t>航车</w:t>
        </w:r>
        <w:r w:rsidR="00D25D24" w:rsidRPr="00DC5EFC">
          <w:rPr>
            <w:rFonts w:hint="eastAsia"/>
            <w:sz w:val="24"/>
          </w:rPr>
          <w:t>的期望速度，</w:t>
        </w:r>
      </w:ins>
      <w:ins w:id="15" w:author="TR" w:date="2019-10-30T09:25:00Z">
        <w:r w:rsidR="00DC5EFC" w:rsidRPr="00610F13">
          <w:rPr>
            <w:position w:val="-14"/>
            <w:sz w:val="24"/>
          </w:rPr>
          <w:object w:dxaOrig="760" w:dyaOrig="400" w14:anchorId="252F068B">
            <v:shape id="_x0000_i1065" type="#_x0000_t75" style="width:37.9pt;height:19.9pt" o:ole="">
              <v:imagedata r:id="rId86" o:title=""/>
            </v:shape>
            <o:OLEObject Type="Embed" ProgID="Equation.DSMT4" ShapeID="_x0000_i1065" DrawAspect="Content" ObjectID="_1651305850" r:id="rId87"/>
          </w:object>
        </w:r>
      </w:ins>
      <w:ins w:id="16" w:author="TR" w:date="2019-10-30T09:26:00Z">
        <w:r w:rsidR="00DC5EFC" w:rsidRPr="00DC5EFC">
          <w:rPr>
            <w:rFonts w:hint="eastAsia"/>
            <w:sz w:val="24"/>
            <w:rPrChange w:id="17" w:author="TR" w:date="2019-10-30T09:26:00Z">
              <w:rPr>
                <w:rFonts w:hint="eastAsia"/>
              </w:rPr>
            </w:rPrChange>
          </w:rPr>
          <w:t>为</w:t>
        </w:r>
      </w:ins>
      <w:ins w:id="18" w:author="TR" w:date="2019-10-30T09:28:00Z">
        <w:r w:rsidR="00326BAC">
          <w:rPr>
            <w:rFonts w:hint="eastAsia"/>
            <w:sz w:val="24"/>
          </w:rPr>
          <w:t>本车</w:t>
        </w:r>
      </w:ins>
      <w:ins w:id="19" w:author="TR" w:date="2019-10-30T09:26:00Z">
        <w:r w:rsidR="00DC5EFC" w:rsidRPr="00DC5EFC">
          <w:rPr>
            <w:rFonts w:hint="eastAsia"/>
            <w:sz w:val="24"/>
            <w:rPrChange w:id="20" w:author="TR" w:date="2019-10-30T09:26:00Z">
              <w:rPr>
                <w:rFonts w:hint="eastAsia"/>
              </w:rPr>
            </w:rPrChange>
          </w:rPr>
          <w:t>相对</w:t>
        </w:r>
        <w:r w:rsidR="00DC5EFC">
          <w:rPr>
            <w:rFonts w:hint="eastAsia"/>
            <w:sz w:val="24"/>
          </w:rPr>
          <w:t>于前车的</w:t>
        </w:r>
      </w:ins>
      <w:ins w:id="21" w:author="TR" w:date="2019-10-30T09:27:00Z">
        <w:r w:rsidR="00DC5EFC">
          <w:rPr>
            <w:rFonts w:hint="eastAsia"/>
            <w:sz w:val="24"/>
          </w:rPr>
          <w:t>期望速度</w:t>
        </w:r>
      </w:ins>
      <w:r w:rsidRPr="00E45D08">
        <w:rPr>
          <w:rFonts w:eastAsiaTheme="minorEastAsia"/>
          <w:sz w:val="24"/>
        </w:rPr>
        <w:t>；</w:t>
      </w:r>
      <w:r w:rsidR="002164CD" w:rsidRPr="002164CD">
        <w:rPr>
          <w:rFonts w:eastAsiaTheme="minorEastAsia"/>
          <w:position w:val="-12"/>
          <w:sz w:val="24"/>
        </w:rPr>
        <w:object w:dxaOrig="780" w:dyaOrig="380" w14:anchorId="2739DDDF">
          <v:shape id="_x0000_i1066" type="#_x0000_t75" style="width:37.9pt;height:19.5pt" o:ole="">
            <v:imagedata r:id="rId88" o:title=""/>
          </v:shape>
          <o:OLEObject Type="Embed" ProgID="Equation.DSMT4" ShapeID="_x0000_i1066" DrawAspect="Content" ObjectID="_1651305851" r:id="rId89"/>
        </w:object>
      </w:r>
      <w:r w:rsidR="00E47692" w:rsidRPr="00433AC9">
        <w:rPr>
          <w:rFonts w:eastAsiaTheme="minorEastAsia"/>
          <w:sz w:val="24"/>
        </w:rPr>
        <w:t>；</w:t>
      </w:r>
      <w:ins w:id="22" w:author="TR" w:date="2019-10-30T10:48:00Z">
        <w:r w:rsidR="002164CD" w:rsidRPr="002164CD">
          <w:rPr>
            <w:rFonts w:eastAsiaTheme="minorEastAsia"/>
            <w:position w:val="-12"/>
            <w:sz w:val="24"/>
          </w:rPr>
          <w:object w:dxaOrig="780" w:dyaOrig="380" w14:anchorId="04560405">
            <v:shape id="_x0000_i1067" type="#_x0000_t75" style="width:37.9pt;height:19.5pt" o:ole="">
              <v:imagedata r:id="rId90" o:title=""/>
            </v:shape>
            <o:OLEObject Type="Embed" ProgID="Equation.DSMT4" ShapeID="_x0000_i1067" DrawAspect="Content" ObjectID="_1651305852" r:id="rId91"/>
          </w:object>
        </w:r>
      </w:ins>
      <w:ins w:id="23" w:author="TR" w:date="2019-10-30T10:49:00Z">
        <w:r w:rsidR="002164CD">
          <w:rPr>
            <w:rFonts w:eastAsiaTheme="minorEastAsia" w:hint="eastAsia"/>
            <w:sz w:val="24"/>
          </w:rPr>
          <w:t>；</w:t>
        </w:r>
      </w:ins>
      <w:r w:rsidR="00E47692" w:rsidRPr="00433AC9">
        <w:rPr>
          <w:rFonts w:eastAsiaTheme="minorEastAsia"/>
          <w:position w:val="-12"/>
          <w:sz w:val="24"/>
        </w:rPr>
        <w:object w:dxaOrig="1719" w:dyaOrig="360" w14:anchorId="72016CA8">
          <v:shape id="_x0000_i1068" type="#_x0000_t75" style="width:86.65pt;height:18pt" o:ole="">
            <v:imagedata r:id="rId92" o:title=""/>
          </v:shape>
          <o:OLEObject Type="Embed" ProgID="Equation.DSMT4" ShapeID="_x0000_i1068" DrawAspect="Content" ObjectID="_1651305853" r:id="rId93"/>
        </w:object>
      </w:r>
      <w:r w:rsidR="00164FCF" w:rsidRPr="00433AC9">
        <w:rPr>
          <w:rFonts w:eastAsiaTheme="minorEastAsia"/>
          <w:sz w:val="24"/>
        </w:rPr>
        <w:t>。</w:t>
      </w:r>
    </w:p>
    <w:p w14:paraId="6E602F4F" w14:textId="77777777" w:rsidR="009E76E6" w:rsidRPr="00433AC9" w:rsidRDefault="002C7D8E"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00FD46D5" w:rsidRPr="00433AC9">
        <w:rPr>
          <w:rFonts w:eastAsiaTheme="minorEastAsia"/>
          <w:sz w:val="24"/>
        </w:rPr>
        <w:t>5</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w:t>
      </w:r>
      <w:r w:rsidR="00106FB0" w:rsidRPr="00433AC9">
        <w:rPr>
          <w:rFonts w:eastAsiaTheme="minorEastAsia"/>
          <w:sz w:val="24"/>
        </w:rPr>
        <w:t>步骤</w:t>
      </w:r>
      <w:r w:rsidR="00106FB0" w:rsidRPr="00433AC9">
        <w:rPr>
          <w:rFonts w:eastAsiaTheme="minorEastAsia"/>
          <w:sz w:val="24"/>
        </w:rPr>
        <w:t>4</w:t>
      </w:r>
      <w:r w:rsidR="00106FB0" w:rsidRPr="00433AC9">
        <w:rPr>
          <w:rFonts w:eastAsiaTheme="minorEastAsia"/>
          <w:sz w:val="24"/>
        </w:rPr>
        <w:t>）中，车辆纵向非线性动力学模型为：</w:t>
      </w:r>
    </w:p>
    <w:p w14:paraId="7B03DBA9" w14:textId="77777777" w:rsidR="00106FB0" w:rsidRPr="00433AC9" w:rsidRDefault="00106FB0" w:rsidP="00433AC9">
      <w:pPr>
        <w:pStyle w:val="a7"/>
        <w:spacing w:line="360" w:lineRule="auto"/>
        <w:ind w:left="915" w:firstLineChars="0" w:firstLine="0"/>
        <w:jc w:val="center"/>
        <w:rPr>
          <w:rFonts w:eastAsiaTheme="minorEastAsia"/>
          <w:sz w:val="24"/>
        </w:rPr>
      </w:pPr>
      <w:r w:rsidRPr="00433AC9">
        <w:rPr>
          <w:rFonts w:eastAsiaTheme="minorEastAsia"/>
          <w:position w:val="-42"/>
          <w:sz w:val="24"/>
        </w:rPr>
        <w:object w:dxaOrig="2620" w:dyaOrig="940" w14:anchorId="3BB24F29">
          <v:shape id="_x0000_i1069" type="#_x0000_t75" style="width:131.65pt;height:46.9pt" o:ole="">
            <v:imagedata r:id="rId94" o:title=""/>
          </v:shape>
          <o:OLEObject Type="Embed" ProgID="Equation.DSMT4" ShapeID="_x0000_i1069" DrawAspect="Content" ObjectID="_1651305854" r:id="rId95"/>
        </w:object>
      </w:r>
      <w:r w:rsidRPr="00433AC9">
        <w:rPr>
          <w:rFonts w:eastAsiaTheme="minorEastAsia"/>
          <w:sz w:val="24"/>
        </w:rPr>
        <w:t>；</w:t>
      </w:r>
    </w:p>
    <w:p w14:paraId="5E0EED3C" w14:textId="31704900" w:rsidR="00106FB0" w:rsidRPr="00433AC9" w:rsidRDefault="00106FB0" w:rsidP="00433AC9">
      <w:pPr>
        <w:pStyle w:val="a7"/>
        <w:spacing w:line="360" w:lineRule="auto"/>
        <w:ind w:left="915" w:firstLineChars="0" w:firstLine="0"/>
        <w:rPr>
          <w:rFonts w:eastAsiaTheme="minorEastAsia"/>
          <w:sz w:val="24"/>
        </w:rPr>
      </w:pPr>
      <w:r w:rsidRPr="00433AC9">
        <w:rPr>
          <w:rFonts w:eastAsiaTheme="minorEastAsia"/>
          <w:sz w:val="24"/>
        </w:rPr>
        <w:t>其中，</w:t>
      </w:r>
      <w:r w:rsidRPr="00433AC9">
        <w:rPr>
          <w:rFonts w:eastAsiaTheme="minorEastAsia"/>
          <w:position w:val="-26"/>
          <w:sz w:val="24"/>
        </w:rPr>
        <w:object w:dxaOrig="780" w:dyaOrig="600" w14:anchorId="4293A18D">
          <v:shape id="_x0000_i1070" type="#_x0000_t75" style="width:39pt;height:30pt" o:ole="">
            <v:imagedata r:id="rId96" o:title=""/>
          </v:shape>
          <o:OLEObject Type="Embed" ProgID="Equation.DSMT4" ShapeID="_x0000_i1070" DrawAspect="Content" ObjectID="_1651305855" r:id="rId97"/>
        </w:object>
      </w:r>
      <w:r w:rsidRPr="00433AC9">
        <w:rPr>
          <w:rFonts w:eastAsiaTheme="minorEastAsia"/>
          <w:sz w:val="24"/>
        </w:rPr>
        <w:t>，</w:t>
      </w:r>
      <w:r w:rsidRPr="00433AC9">
        <w:rPr>
          <w:rFonts w:eastAsiaTheme="minorEastAsia"/>
          <w:position w:val="-26"/>
          <w:sz w:val="24"/>
        </w:rPr>
        <w:object w:dxaOrig="1359" w:dyaOrig="600" w14:anchorId="34A966E7">
          <v:shape id="_x0000_i1071" type="#_x0000_t75" style="width:67.9pt;height:30pt" o:ole="">
            <v:imagedata r:id="rId98" o:title=""/>
          </v:shape>
          <o:OLEObject Type="Embed" ProgID="Equation.DSMT4" ShapeID="_x0000_i1071" DrawAspect="Content" ObjectID="_1651305856" r:id="rId99"/>
        </w:object>
      </w:r>
      <w:r w:rsidRPr="00433AC9">
        <w:rPr>
          <w:rFonts w:eastAsiaTheme="minorEastAsia"/>
          <w:sz w:val="24"/>
        </w:rPr>
        <w:t>；</w:t>
      </w:r>
      <w:r w:rsidR="00003917" w:rsidRPr="00433AC9">
        <w:rPr>
          <w:rFonts w:eastAsiaTheme="minorEastAsia"/>
          <w:position w:val="-12"/>
          <w:sz w:val="24"/>
        </w:rPr>
        <w:object w:dxaOrig="240" w:dyaOrig="360" w14:anchorId="61DD8D19">
          <v:shape id="_x0000_i1072" type="#_x0000_t75" style="width:13.15pt;height:18pt" o:ole="">
            <v:imagedata r:id="rId100" o:title=""/>
          </v:shape>
          <o:OLEObject Type="Embed" ProgID="Equation.DSMT4" ShapeID="_x0000_i1072" DrawAspect="Content" ObjectID="_1651305857" r:id="rId101"/>
        </w:object>
      </w:r>
      <w:r w:rsidR="00003917" w:rsidRPr="00433AC9">
        <w:rPr>
          <w:rFonts w:eastAsiaTheme="minorEastAsia"/>
          <w:sz w:val="24"/>
        </w:rPr>
        <w:t>是传动系的机械效率；</w:t>
      </w:r>
      <w:bookmarkStart w:id="24" w:name="OLE_LINK2"/>
      <w:r w:rsidR="00003917" w:rsidRPr="00433AC9">
        <w:rPr>
          <w:rFonts w:eastAsiaTheme="minorEastAsia"/>
          <w:position w:val="-12"/>
          <w:sz w:val="24"/>
        </w:rPr>
        <w:object w:dxaOrig="480" w:dyaOrig="360" w14:anchorId="0B7AE87A">
          <v:shape id="_x0000_i1073" type="#_x0000_t75" style="width:24pt;height:18pt" o:ole="">
            <v:imagedata r:id="rId102" o:title=""/>
          </v:shape>
          <o:OLEObject Type="Embed" ProgID="Equation.DSMT4" ShapeID="_x0000_i1073" DrawAspect="Content" ObjectID="_1651305858" r:id="rId103"/>
        </w:object>
      </w:r>
      <w:bookmarkEnd w:id="24"/>
      <w:r w:rsidR="00003917" w:rsidRPr="00433AC9">
        <w:rPr>
          <w:rFonts w:eastAsiaTheme="minorEastAsia"/>
          <w:sz w:val="24"/>
        </w:rPr>
        <w:t>表示</w:t>
      </w:r>
      <w:bookmarkStart w:id="25" w:name="OLE_LINK1"/>
      <w:r w:rsidR="00003917" w:rsidRPr="00433AC9">
        <w:rPr>
          <w:rFonts w:eastAsiaTheme="minorEastAsia"/>
          <w:sz w:val="24"/>
        </w:rPr>
        <w:t>实际驱动</w:t>
      </w:r>
      <w:r w:rsidR="00003917" w:rsidRPr="00433AC9">
        <w:rPr>
          <w:rFonts w:eastAsiaTheme="minorEastAsia"/>
          <w:sz w:val="24"/>
        </w:rPr>
        <w:t>/</w:t>
      </w:r>
      <w:r w:rsidR="00003917" w:rsidRPr="00433AC9">
        <w:rPr>
          <w:rFonts w:eastAsiaTheme="minorEastAsia"/>
          <w:sz w:val="24"/>
        </w:rPr>
        <w:t>制动力矩</w:t>
      </w:r>
      <w:bookmarkEnd w:id="25"/>
      <w:r w:rsidR="00003917" w:rsidRPr="00433AC9">
        <w:rPr>
          <w:rFonts w:eastAsiaTheme="minorEastAsia"/>
          <w:sz w:val="24"/>
        </w:rPr>
        <w:t>；</w:t>
      </w:r>
      <w:r w:rsidR="00003917" w:rsidRPr="00433AC9">
        <w:rPr>
          <w:rFonts w:eastAsiaTheme="minorEastAsia"/>
          <w:position w:val="-12"/>
          <w:sz w:val="24"/>
        </w:rPr>
        <w:object w:dxaOrig="279" w:dyaOrig="360" w14:anchorId="0535557C">
          <v:shape id="_x0000_i1074" type="#_x0000_t75" style="width:13.9pt;height:18pt" o:ole="">
            <v:imagedata r:id="rId104" o:title=""/>
          </v:shape>
          <o:OLEObject Type="Embed" ProgID="Equation.DSMT4" ShapeID="_x0000_i1074" DrawAspect="Content" ObjectID="_1651305859" r:id="rId105"/>
        </w:object>
      </w:r>
      <w:r w:rsidR="00003917" w:rsidRPr="00433AC9">
        <w:rPr>
          <w:rFonts w:eastAsiaTheme="minorEastAsia"/>
          <w:sz w:val="24"/>
        </w:rPr>
        <w:t>表示车辆的质量；</w:t>
      </w:r>
      <w:r w:rsidR="00F843AC" w:rsidRPr="00433AC9">
        <w:rPr>
          <w:rFonts w:eastAsiaTheme="minorEastAsia"/>
          <w:position w:val="-10"/>
          <w:sz w:val="24"/>
        </w:rPr>
        <w:object w:dxaOrig="840" w:dyaOrig="300" w14:anchorId="6A1D1C42">
          <v:shape id="_x0000_i1075" type="#_x0000_t75" style="width:42pt;height:15pt" o:ole="">
            <v:imagedata r:id="rId106" o:title=""/>
          </v:shape>
          <o:OLEObject Type="Embed" ProgID="Equation.DSMT4" ShapeID="_x0000_i1075" DrawAspect="Content" ObjectID="_1651305860" r:id="rId107"/>
        </w:object>
      </w:r>
      <w:r w:rsidR="00003917" w:rsidRPr="00433AC9">
        <w:rPr>
          <w:rFonts w:eastAsiaTheme="minorEastAsia"/>
          <w:sz w:val="24"/>
        </w:rPr>
        <w:t>；</w:t>
      </w:r>
      <w:r w:rsidR="00584E2C" w:rsidRPr="00433AC9">
        <w:rPr>
          <w:rFonts w:eastAsiaTheme="minorEastAsia"/>
          <w:position w:val="-12"/>
          <w:sz w:val="24"/>
        </w:rPr>
        <w:object w:dxaOrig="260" w:dyaOrig="360" w14:anchorId="79D2023D">
          <v:shape id="_x0000_i1076" type="#_x0000_t75" style="width:13.15pt;height:18pt" o:ole="">
            <v:imagedata r:id="rId108" o:title=""/>
          </v:shape>
          <o:OLEObject Type="Embed" ProgID="Equation.DSMT4" ShapeID="_x0000_i1076" DrawAspect="Content" ObjectID="_1651305861" r:id="rId109"/>
        </w:object>
      </w:r>
      <w:r w:rsidR="00584E2C" w:rsidRPr="00433AC9">
        <w:rPr>
          <w:rFonts w:eastAsiaTheme="minorEastAsia"/>
          <w:sz w:val="24"/>
        </w:rPr>
        <w:t>为车轮半径；</w:t>
      </w:r>
      <w:r w:rsidR="00627905" w:rsidRPr="00433AC9">
        <w:rPr>
          <w:rFonts w:eastAsiaTheme="minorEastAsia"/>
          <w:position w:val="-10"/>
          <w:sz w:val="24"/>
        </w:rPr>
        <w:object w:dxaOrig="240" w:dyaOrig="300" w14:anchorId="08ACDE71">
          <v:shape id="_x0000_i1077" type="#_x0000_t75" style="width:12pt;height:15pt" o:ole="">
            <v:imagedata r:id="rId110" o:title=""/>
          </v:shape>
          <o:OLEObject Type="Embed" ProgID="Equation.DSMT4" ShapeID="_x0000_i1077" DrawAspect="Content" ObjectID="_1651305862" r:id="rId111"/>
        </w:object>
      </w:r>
      <w:r w:rsidR="00627905" w:rsidRPr="00433AC9">
        <w:rPr>
          <w:rFonts w:eastAsiaTheme="minorEastAsia"/>
          <w:sz w:val="24"/>
        </w:rPr>
        <w:t>为扰动上界</w:t>
      </w:r>
      <w:r w:rsidR="0059023A" w:rsidRPr="00433AC9">
        <w:rPr>
          <w:rFonts w:eastAsiaTheme="minorEastAsia"/>
          <w:sz w:val="24"/>
        </w:rPr>
        <w:t>，</w:t>
      </w:r>
      <w:r w:rsidR="0059023A" w:rsidRPr="00433AC9">
        <w:rPr>
          <w:rFonts w:eastAsiaTheme="minorEastAsia"/>
          <w:position w:val="-10"/>
          <w:sz w:val="24"/>
        </w:rPr>
        <w:object w:dxaOrig="240" w:dyaOrig="300" w14:anchorId="6ADE4753">
          <v:shape id="_x0000_i1078" type="#_x0000_t75" style="width:12pt;height:15pt" o:ole="">
            <v:imagedata r:id="rId112" o:title=""/>
          </v:shape>
          <o:OLEObject Type="Embed" ProgID="Equation.DSMT4" ShapeID="_x0000_i1078" DrawAspect="Content" ObjectID="_1651305863" r:id="rId113"/>
        </w:object>
      </w:r>
      <w:r w:rsidR="0059023A" w:rsidRPr="00433AC9">
        <w:rPr>
          <w:rFonts w:eastAsiaTheme="minorEastAsia"/>
          <w:sz w:val="24"/>
        </w:rPr>
        <w:t>是常数</w:t>
      </w:r>
      <w:r w:rsidR="00627905" w:rsidRPr="00433AC9">
        <w:rPr>
          <w:rFonts w:eastAsiaTheme="minorEastAsia"/>
          <w:sz w:val="24"/>
        </w:rPr>
        <w:t>。</w:t>
      </w:r>
    </w:p>
    <w:p w14:paraId="7DB006F6" w14:textId="77777777" w:rsidR="00106FB0" w:rsidRPr="00433AC9" w:rsidRDefault="006418E6"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00FD46D5" w:rsidRPr="00433AC9">
        <w:rPr>
          <w:rFonts w:eastAsiaTheme="minorEastAsia"/>
          <w:sz w:val="24"/>
        </w:rPr>
        <w:t>6</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w:t>
      </w:r>
      <w:r w:rsidR="00263581" w:rsidRPr="00433AC9">
        <w:rPr>
          <w:rFonts w:eastAsiaTheme="minorEastAsia"/>
          <w:sz w:val="24"/>
        </w:rPr>
        <w:t>车辆的驱制动力矩</w:t>
      </w:r>
      <w:r w:rsidR="00263581" w:rsidRPr="00433AC9">
        <w:rPr>
          <w:rFonts w:eastAsiaTheme="minorEastAsia"/>
          <w:position w:val="-12"/>
          <w:sz w:val="24"/>
        </w:rPr>
        <w:object w:dxaOrig="480" w:dyaOrig="360" w14:anchorId="6C6336C8">
          <v:shape id="_x0000_i1079" type="#_x0000_t75" style="width:24pt;height:18pt" o:ole="">
            <v:imagedata r:id="rId114" o:title=""/>
          </v:shape>
          <o:OLEObject Type="Embed" ProgID="Equation.DSMT4" ShapeID="_x0000_i1079" DrawAspect="Content" ObjectID="_1651305864" r:id="rId115"/>
        </w:object>
      </w:r>
      <w:r w:rsidR="00263581" w:rsidRPr="00433AC9">
        <w:rPr>
          <w:rFonts w:eastAsiaTheme="minorEastAsia"/>
          <w:sz w:val="24"/>
        </w:rPr>
        <w:t>的</w:t>
      </w:r>
      <w:r w:rsidR="00FD46D5" w:rsidRPr="00433AC9">
        <w:rPr>
          <w:rFonts w:eastAsiaTheme="minorEastAsia"/>
          <w:sz w:val="24"/>
        </w:rPr>
        <w:t>计算公式如下：</w:t>
      </w:r>
    </w:p>
    <w:p w14:paraId="65080858" w14:textId="77777777" w:rsidR="00FD46D5" w:rsidRPr="00433AC9" w:rsidRDefault="00FD46D5" w:rsidP="00433AC9">
      <w:pPr>
        <w:pStyle w:val="a7"/>
        <w:spacing w:line="360" w:lineRule="auto"/>
        <w:ind w:left="915" w:firstLineChars="0" w:firstLine="0"/>
        <w:jc w:val="center"/>
        <w:rPr>
          <w:rFonts w:eastAsiaTheme="minorEastAsia"/>
          <w:sz w:val="24"/>
        </w:rPr>
      </w:pPr>
      <w:r w:rsidRPr="00433AC9">
        <w:rPr>
          <w:rFonts w:eastAsiaTheme="minorEastAsia"/>
          <w:position w:val="-76"/>
          <w:sz w:val="24"/>
        </w:rPr>
        <w:object w:dxaOrig="4599" w:dyaOrig="1640" w14:anchorId="35398BC5">
          <v:shape id="_x0000_i1080" type="#_x0000_t75" style="width:230.25pt;height:82.5pt" o:ole="">
            <v:imagedata r:id="rId116" o:title=""/>
          </v:shape>
          <o:OLEObject Type="Embed" ProgID="Equation.DSMT4" ShapeID="_x0000_i1080" DrawAspect="Content" ObjectID="_1651305865" r:id="rId117"/>
        </w:object>
      </w:r>
      <w:r w:rsidRPr="00433AC9">
        <w:rPr>
          <w:rFonts w:eastAsiaTheme="minorEastAsia"/>
          <w:sz w:val="24"/>
        </w:rPr>
        <w:t>；</w:t>
      </w:r>
    </w:p>
    <w:p w14:paraId="00351747" w14:textId="77777777" w:rsidR="00FD46D5" w:rsidRPr="00433AC9" w:rsidRDefault="00FD46D5" w:rsidP="00433AC9">
      <w:pPr>
        <w:pStyle w:val="a7"/>
        <w:spacing w:line="360" w:lineRule="auto"/>
        <w:ind w:left="915" w:firstLineChars="0" w:firstLine="0"/>
        <w:rPr>
          <w:rFonts w:eastAsiaTheme="minorEastAsia"/>
          <w:sz w:val="24"/>
        </w:rPr>
      </w:pPr>
      <w:r w:rsidRPr="00433AC9">
        <w:rPr>
          <w:rFonts w:eastAsiaTheme="minorEastAsia"/>
          <w:sz w:val="24"/>
        </w:rPr>
        <w:t>其中，</w:t>
      </w:r>
      <w:r w:rsidR="000D184C" w:rsidRPr="00433AC9">
        <w:rPr>
          <w:rFonts w:eastAsiaTheme="minorEastAsia"/>
          <w:position w:val="-10"/>
          <w:sz w:val="24"/>
        </w:rPr>
        <w:object w:dxaOrig="499" w:dyaOrig="279" w14:anchorId="7BB3DACE">
          <v:shape id="_x0000_i1081" type="#_x0000_t75" style="width:25.15pt;height:14.65pt" o:ole="">
            <v:imagedata r:id="rId118" o:title=""/>
          </v:shape>
          <o:OLEObject Type="Embed" ProgID="Equation.DSMT4" ShapeID="_x0000_i1081" DrawAspect="Content" ObjectID="_1651305866" r:id="rId119"/>
        </w:object>
      </w:r>
      <w:r w:rsidR="000D184C" w:rsidRPr="00433AC9">
        <w:rPr>
          <w:rFonts w:eastAsiaTheme="minorEastAsia"/>
          <w:sz w:val="24"/>
        </w:rPr>
        <w:t>；</w:t>
      </w:r>
      <w:r w:rsidR="009D37A5" w:rsidRPr="00433AC9">
        <w:rPr>
          <w:rFonts w:eastAsiaTheme="minorEastAsia"/>
          <w:position w:val="-28"/>
          <w:sz w:val="24"/>
        </w:rPr>
        <w:object w:dxaOrig="1560" w:dyaOrig="660" w14:anchorId="3DDE13A9">
          <v:shape id="_x0000_i1082" type="#_x0000_t75" style="width:78pt;height:33pt" o:ole="">
            <v:imagedata r:id="rId120" o:title=""/>
          </v:shape>
          <o:OLEObject Type="Embed" ProgID="Equation.DSMT4" ShapeID="_x0000_i1082" DrawAspect="Content" ObjectID="_1651305867" r:id="rId121"/>
        </w:object>
      </w:r>
      <w:r w:rsidR="00295418" w:rsidRPr="00433AC9">
        <w:rPr>
          <w:rFonts w:eastAsiaTheme="minorEastAsia"/>
          <w:sz w:val="24"/>
        </w:rPr>
        <w:t>。</w:t>
      </w:r>
    </w:p>
    <w:p w14:paraId="0FCAA336" w14:textId="77777777" w:rsidR="00FD46D5" w:rsidRPr="00433AC9" w:rsidRDefault="00FD46D5" w:rsidP="00433AC9">
      <w:pPr>
        <w:pStyle w:val="a7"/>
        <w:spacing w:line="360" w:lineRule="auto"/>
        <w:ind w:left="915" w:firstLineChars="0" w:firstLine="0"/>
        <w:rPr>
          <w:rFonts w:eastAsiaTheme="minorEastAsia"/>
          <w:sz w:val="24"/>
        </w:rPr>
      </w:pPr>
    </w:p>
    <w:p w14:paraId="6BE40CBB" w14:textId="77777777" w:rsidR="00C240CD" w:rsidRPr="00433AC9" w:rsidRDefault="00C240CD" w:rsidP="00433AC9">
      <w:pPr>
        <w:spacing w:line="360" w:lineRule="auto"/>
        <w:rPr>
          <w:rFonts w:eastAsiaTheme="minorEastAsia"/>
          <w:sz w:val="24"/>
        </w:rPr>
      </w:pPr>
    </w:p>
    <w:p w14:paraId="26C96065" w14:textId="77777777" w:rsidR="00C240CD" w:rsidRPr="00433AC9" w:rsidRDefault="00C240CD" w:rsidP="00433AC9">
      <w:pPr>
        <w:spacing w:line="360" w:lineRule="auto"/>
        <w:jc w:val="center"/>
        <w:rPr>
          <w:rFonts w:eastAsiaTheme="minorEastAsia"/>
          <w:sz w:val="24"/>
        </w:rPr>
      </w:pPr>
    </w:p>
    <w:p w14:paraId="1683D57D" w14:textId="77777777" w:rsidR="00C240CD" w:rsidRPr="00433AC9" w:rsidRDefault="00C240CD" w:rsidP="00433AC9">
      <w:pPr>
        <w:spacing w:line="360" w:lineRule="auto"/>
        <w:jc w:val="center"/>
        <w:rPr>
          <w:rFonts w:eastAsiaTheme="minorEastAsia"/>
          <w:sz w:val="24"/>
        </w:rPr>
      </w:pPr>
    </w:p>
    <w:p w14:paraId="5AA1EB3C" w14:textId="77777777" w:rsidR="00C240CD" w:rsidRPr="00433AC9" w:rsidRDefault="00C240CD" w:rsidP="00433AC9">
      <w:pPr>
        <w:spacing w:line="360" w:lineRule="auto"/>
        <w:jc w:val="center"/>
        <w:rPr>
          <w:rFonts w:eastAsiaTheme="minorEastAsia"/>
          <w:sz w:val="24"/>
        </w:rPr>
      </w:pPr>
    </w:p>
    <w:p w14:paraId="10CA39F0" w14:textId="77777777" w:rsidR="00C240CD" w:rsidRPr="00433AC9" w:rsidRDefault="00C240CD" w:rsidP="00433AC9">
      <w:pPr>
        <w:spacing w:line="360" w:lineRule="auto"/>
        <w:jc w:val="center"/>
        <w:rPr>
          <w:rFonts w:eastAsiaTheme="minorEastAsia"/>
          <w:sz w:val="24"/>
        </w:rPr>
      </w:pPr>
    </w:p>
    <w:p w14:paraId="391D5732" w14:textId="77777777" w:rsidR="00C240CD" w:rsidRPr="00433AC9" w:rsidRDefault="00C240CD" w:rsidP="00433AC9">
      <w:pPr>
        <w:spacing w:line="360" w:lineRule="auto"/>
        <w:jc w:val="center"/>
        <w:rPr>
          <w:rFonts w:eastAsiaTheme="minorEastAsia"/>
          <w:sz w:val="24"/>
        </w:rPr>
      </w:pPr>
    </w:p>
    <w:p w14:paraId="35A6FD0B" w14:textId="77777777" w:rsidR="00C240CD" w:rsidRPr="00433AC9" w:rsidRDefault="00C240CD" w:rsidP="00433AC9">
      <w:pPr>
        <w:spacing w:line="360" w:lineRule="auto"/>
        <w:jc w:val="center"/>
        <w:rPr>
          <w:rFonts w:eastAsiaTheme="minorEastAsia"/>
          <w:sz w:val="24"/>
        </w:rPr>
      </w:pPr>
    </w:p>
    <w:p w14:paraId="62466DB4" w14:textId="77777777" w:rsidR="008B47B1" w:rsidRPr="00433AC9" w:rsidRDefault="008B47B1" w:rsidP="00433AC9">
      <w:pPr>
        <w:spacing w:line="360" w:lineRule="auto"/>
        <w:jc w:val="center"/>
        <w:rPr>
          <w:rFonts w:eastAsiaTheme="minorEastAsia"/>
          <w:sz w:val="24"/>
        </w:rPr>
      </w:pPr>
    </w:p>
    <w:p w14:paraId="42EB8302" w14:textId="77777777" w:rsidR="00C240CD" w:rsidRPr="00433AC9" w:rsidRDefault="00C240CD" w:rsidP="00433AC9">
      <w:pPr>
        <w:spacing w:line="360" w:lineRule="auto"/>
        <w:jc w:val="center"/>
        <w:rPr>
          <w:rFonts w:eastAsiaTheme="minorEastAsia"/>
          <w:sz w:val="24"/>
        </w:rPr>
      </w:pPr>
    </w:p>
    <w:p w14:paraId="600DBDCA" w14:textId="77777777" w:rsidR="00C7392D" w:rsidRPr="00433AC9" w:rsidRDefault="00C7392D" w:rsidP="00433AC9">
      <w:pPr>
        <w:spacing w:line="360" w:lineRule="auto"/>
        <w:jc w:val="center"/>
        <w:rPr>
          <w:rFonts w:eastAsiaTheme="minorEastAsia"/>
          <w:sz w:val="24"/>
        </w:rPr>
        <w:sectPr w:rsidR="00C7392D" w:rsidRPr="00433AC9" w:rsidSect="00C7392D">
          <w:pgSz w:w="11906" w:h="16838"/>
          <w:pgMar w:top="1418" w:right="1418" w:bottom="1418" w:left="1418" w:header="851" w:footer="992" w:gutter="0"/>
          <w:pgNumType w:start="1"/>
          <w:cols w:space="425"/>
          <w:docGrid w:type="lines" w:linePitch="312"/>
        </w:sectPr>
      </w:pPr>
    </w:p>
    <w:p w14:paraId="0A36D4F7" w14:textId="77777777" w:rsidR="008D3AD0" w:rsidRPr="00433AC9" w:rsidRDefault="008D3AD0" w:rsidP="00433AC9">
      <w:pPr>
        <w:spacing w:line="360" w:lineRule="auto"/>
        <w:jc w:val="center"/>
        <w:rPr>
          <w:rFonts w:eastAsiaTheme="minorEastAsia"/>
          <w:b/>
          <w:sz w:val="24"/>
        </w:rPr>
      </w:pPr>
      <w:r w:rsidRPr="00433AC9">
        <w:rPr>
          <w:rFonts w:eastAsiaTheme="minorEastAsia"/>
          <w:b/>
          <w:sz w:val="24"/>
        </w:rPr>
        <w:lastRenderedPageBreak/>
        <w:t>说明书</w:t>
      </w:r>
    </w:p>
    <w:p w14:paraId="7494AE64" w14:textId="77777777" w:rsidR="008D3AD0" w:rsidRPr="00433AC9" w:rsidRDefault="00B67882" w:rsidP="00433AC9">
      <w:pPr>
        <w:spacing w:line="360" w:lineRule="auto"/>
        <w:jc w:val="center"/>
        <w:rPr>
          <w:rFonts w:eastAsiaTheme="minorEastAsia"/>
          <w:sz w:val="24"/>
        </w:rPr>
      </w:pPr>
      <w:r w:rsidRPr="00433AC9">
        <w:rPr>
          <w:rFonts w:eastAsiaTheme="minorEastAsia"/>
          <w:noProof/>
          <w:sz w:val="24"/>
        </w:rPr>
        <mc:AlternateContent>
          <mc:Choice Requires="wps">
            <w:drawing>
              <wp:anchor distT="0" distB="0" distL="114300" distR="114300" simplePos="0" relativeHeight="251658240" behindDoc="0" locked="0" layoutInCell="1" allowOverlap="1" wp14:anchorId="0BA519EE" wp14:editId="57E089A4">
                <wp:simplePos x="0" y="0"/>
                <wp:positionH relativeFrom="column">
                  <wp:posOffset>0</wp:posOffset>
                </wp:positionH>
                <wp:positionV relativeFrom="paragraph">
                  <wp:posOffset>0</wp:posOffset>
                </wp:positionV>
                <wp:extent cx="5829300" cy="0"/>
                <wp:effectExtent l="9525" t="9525" r="9525" b="9525"/>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699B2" id="Line 1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" strokeweight="1.5pt"/>
            </w:pict>
          </mc:Fallback>
        </mc:AlternateContent>
      </w:r>
      <w:r w:rsidR="004E3BC4" w:rsidRPr="00433AC9">
        <w:rPr>
          <w:rFonts w:eastAsiaTheme="minorEastAsia"/>
          <w:sz w:val="24"/>
        </w:rPr>
        <w:t>非线性车辆队列协同自</w:t>
      </w:r>
      <w:proofErr w:type="gramStart"/>
      <w:r w:rsidR="004E3BC4" w:rsidRPr="00433AC9">
        <w:rPr>
          <w:rFonts w:eastAsiaTheme="minorEastAsia"/>
          <w:sz w:val="24"/>
        </w:rPr>
        <w:t>适应抗扰纵向</w:t>
      </w:r>
      <w:proofErr w:type="gramEnd"/>
      <w:r w:rsidR="004E3BC4" w:rsidRPr="00433AC9">
        <w:rPr>
          <w:rFonts w:eastAsiaTheme="minorEastAsia"/>
          <w:sz w:val="24"/>
        </w:rPr>
        <w:t>控制方法</w:t>
      </w:r>
    </w:p>
    <w:p w14:paraId="06F3280B" w14:textId="77777777" w:rsidR="008D3AD0" w:rsidRPr="00433AC9" w:rsidRDefault="008D3AD0" w:rsidP="00433AC9">
      <w:pPr>
        <w:spacing w:line="360" w:lineRule="auto"/>
        <w:rPr>
          <w:rFonts w:eastAsiaTheme="minorEastAsia"/>
          <w:sz w:val="24"/>
        </w:rPr>
      </w:pPr>
      <w:r w:rsidRPr="00433AC9">
        <w:rPr>
          <w:rFonts w:eastAsiaTheme="minorEastAsia"/>
          <w:sz w:val="24"/>
        </w:rPr>
        <w:t>技术领域</w:t>
      </w:r>
    </w:p>
    <w:p w14:paraId="3953EF42" w14:textId="77777777" w:rsidR="008D3AD0" w:rsidRPr="00433AC9" w:rsidRDefault="008D3AD0" w:rsidP="00433AC9">
      <w:pPr>
        <w:spacing w:line="360" w:lineRule="auto"/>
        <w:ind w:firstLine="555"/>
        <w:rPr>
          <w:rFonts w:eastAsiaTheme="minorEastAsia"/>
          <w:sz w:val="24"/>
        </w:rPr>
      </w:pPr>
      <w:r w:rsidRPr="00433AC9">
        <w:rPr>
          <w:rFonts w:eastAsiaTheme="minorEastAsia"/>
          <w:sz w:val="24"/>
        </w:rPr>
        <w:t>本</w:t>
      </w:r>
      <w:r w:rsidR="00BA1B64" w:rsidRPr="00433AC9">
        <w:rPr>
          <w:rFonts w:eastAsiaTheme="minorEastAsia"/>
          <w:sz w:val="24"/>
        </w:rPr>
        <w:t>发明</w:t>
      </w:r>
      <w:r w:rsidRPr="00433AC9">
        <w:rPr>
          <w:rFonts w:eastAsiaTheme="minorEastAsia"/>
          <w:sz w:val="24"/>
        </w:rPr>
        <w:t>涉及</w:t>
      </w:r>
      <w:r w:rsidR="004E3BC4" w:rsidRPr="00433AC9">
        <w:rPr>
          <w:rFonts w:eastAsiaTheme="minorEastAsia"/>
          <w:sz w:val="24"/>
        </w:rPr>
        <w:t>多车协同控制领域，特别是一种考虑未知扰动的非线性车辆队列协同自</w:t>
      </w:r>
      <w:proofErr w:type="gramStart"/>
      <w:r w:rsidR="004E3BC4" w:rsidRPr="00433AC9">
        <w:rPr>
          <w:rFonts w:eastAsiaTheme="minorEastAsia"/>
          <w:sz w:val="24"/>
        </w:rPr>
        <w:t>适应抗扰纵向</w:t>
      </w:r>
      <w:proofErr w:type="gramEnd"/>
      <w:r w:rsidR="004E3BC4" w:rsidRPr="00433AC9">
        <w:rPr>
          <w:rFonts w:eastAsiaTheme="minorEastAsia"/>
          <w:sz w:val="24"/>
        </w:rPr>
        <w:t>控制方法</w:t>
      </w:r>
      <w:r w:rsidRPr="00433AC9">
        <w:rPr>
          <w:rFonts w:eastAsiaTheme="minorEastAsia"/>
          <w:sz w:val="24"/>
        </w:rPr>
        <w:t>。</w:t>
      </w:r>
    </w:p>
    <w:p w14:paraId="640E98D5" w14:textId="77777777" w:rsidR="008D3AD0" w:rsidRPr="00433AC9" w:rsidRDefault="008D3AD0" w:rsidP="00433AC9">
      <w:pPr>
        <w:spacing w:line="360" w:lineRule="auto"/>
        <w:rPr>
          <w:rFonts w:eastAsiaTheme="minorEastAsia"/>
          <w:sz w:val="24"/>
        </w:rPr>
      </w:pPr>
      <w:r w:rsidRPr="00433AC9">
        <w:rPr>
          <w:rFonts w:eastAsiaTheme="minorEastAsia"/>
          <w:sz w:val="24"/>
        </w:rPr>
        <w:t>背景技术</w:t>
      </w:r>
    </w:p>
    <w:p w14:paraId="1F0A05C3" w14:textId="77777777" w:rsidR="00A31BB1" w:rsidRPr="00433AC9" w:rsidRDefault="00A31BB1" w:rsidP="00433AC9">
      <w:pPr>
        <w:spacing w:line="360" w:lineRule="auto"/>
        <w:ind w:firstLineChars="200" w:firstLine="480"/>
        <w:rPr>
          <w:rFonts w:eastAsiaTheme="minorEastAsia"/>
          <w:sz w:val="24"/>
        </w:rPr>
      </w:pPr>
      <w:r w:rsidRPr="00433AC9">
        <w:rPr>
          <w:rFonts w:eastAsiaTheme="minorEastAsia"/>
          <w:sz w:val="24"/>
        </w:rPr>
        <w:t>车辆队列协同自</w:t>
      </w:r>
      <w:proofErr w:type="gramStart"/>
      <w:r w:rsidRPr="00433AC9">
        <w:rPr>
          <w:rFonts w:eastAsiaTheme="minorEastAsia"/>
          <w:sz w:val="24"/>
        </w:rPr>
        <w:t>适应抗扰纵向</w:t>
      </w:r>
      <w:proofErr w:type="gramEnd"/>
      <w:r w:rsidRPr="00433AC9">
        <w:rPr>
          <w:rFonts w:eastAsiaTheme="minorEastAsia"/>
          <w:sz w:val="24"/>
        </w:rPr>
        <w:t>控制是通过车间通讯或车路通讯实现队列中车辆之间的信息共享，应用协同控制算法协调队列中所有车辆以同一期望速度保持期望间距排队行驶，是智能交通系统研究的重要内容之一。实现车辆队列协同自</w:t>
      </w:r>
      <w:proofErr w:type="gramStart"/>
      <w:r w:rsidRPr="00433AC9">
        <w:rPr>
          <w:rFonts w:eastAsiaTheme="minorEastAsia"/>
          <w:sz w:val="24"/>
        </w:rPr>
        <w:t>适应抗扰纵向</w:t>
      </w:r>
      <w:proofErr w:type="gramEnd"/>
      <w:r w:rsidRPr="00433AC9">
        <w:rPr>
          <w:rFonts w:eastAsiaTheme="minorEastAsia"/>
          <w:sz w:val="24"/>
        </w:rPr>
        <w:t>控制可以增加现有道路的交通流量、降低能耗，对于促进交通运输智能化具有重要应用价值。目前，车辆队列协同自</w:t>
      </w:r>
      <w:proofErr w:type="gramStart"/>
      <w:r w:rsidRPr="00433AC9">
        <w:rPr>
          <w:rFonts w:eastAsiaTheme="minorEastAsia"/>
          <w:sz w:val="24"/>
        </w:rPr>
        <w:t>适应抗扰纵向</w:t>
      </w:r>
      <w:proofErr w:type="gramEnd"/>
      <w:r w:rsidRPr="00433AC9">
        <w:rPr>
          <w:rFonts w:eastAsiaTheme="minorEastAsia"/>
          <w:sz w:val="24"/>
        </w:rPr>
        <w:t>控制仍处于研究阶段，存在以下问题有待解决：</w:t>
      </w:r>
    </w:p>
    <w:p w14:paraId="5E8BD045" w14:textId="77777777" w:rsidR="00A31BB1" w:rsidRPr="00433AC9" w:rsidRDefault="00A31BB1" w:rsidP="00433AC9">
      <w:pPr>
        <w:spacing w:line="360" w:lineRule="auto"/>
        <w:ind w:firstLineChars="200" w:firstLine="480"/>
        <w:rPr>
          <w:rFonts w:eastAsiaTheme="minorEastAsia"/>
          <w:sz w:val="24"/>
        </w:rPr>
      </w:pPr>
      <w:r w:rsidRPr="00433AC9">
        <w:rPr>
          <w:rFonts w:eastAsiaTheme="minorEastAsia"/>
          <w:sz w:val="24"/>
        </w:rPr>
        <w:t>（</w:t>
      </w:r>
      <w:r w:rsidRPr="00433AC9">
        <w:rPr>
          <w:rFonts w:eastAsiaTheme="minorEastAsia"/>
          <w:sz w:val="24"/>
        </w:rPr>
        <w:t>1</w:t>
      </w:r>
      <w:r w:rsidRPr="00433AC9">
        <w:rPr>
          <w:rFonts w:eastAsiaTheme="minorEastAsia"/>
          <w:sz w:val="24"/>
        </w:rPr>
        <w:t>）在协同自</w:t>
      </w:r>
      <w:proofErr w:type="gramStart"/>
      <w:r w:rsidRPr="00433AC9">
        <w:rPr>
          <w:rFonts w:eastAsiaTheme="minorEastAsia"/>
          <w:sz w:val="24"/>
        </w:rPr>
        <w:t>适应抗扰纵向</w:t>
      </w:r>
      <w:proofErr w:type="gramEnd"/>
      <w:r w:rsidRPr="00433AC9">
        <w:rPr>
          <w:rFonts w:eastAsiaTheme="minorEastAsia"/>
          <w:sz w:val="24"/>
        </w:rPr>
        <w:t>控制中，速度跟踪与间距保持存在耦合，如何协调速度与间距的关系是目前的研究热点之一；</w:t>
      </w:r>
    </w:p>
    <w:p w14:paraId="34C1DD61" w14:textId="77777777" w:rsidR="00A31BB1" w:rsidRPr="00433AC9" w:rsidRDefault="00A31BB1" w:rsidP="00433AC9">
      <w:pPr>
        <w:spacing w:line="360" w:lineRule="auto"/>
        <w:ind w:firstLineChars="200" w:firstLine="480"/>
        <w:rPr>
          <w:rFonts w:eastAsiaTheme="minorEastAsia"/>
          <w:sz w:val="24"/>
        </w:rPr>
      </w:pPr>
      <w:r w:rsidRPr="00433AC9">
        <w:rPr>
          <w:rFonts w:eastAsiaTheme="minorEastAsia"/>
          <w:sz w:val="24"/>
        </w:rPr>
        <w:t>（</w:t>
      </w:r>
      <w:r w:rsidRPr="00433AC9">
        <w:rPr>
          <w:rFonts w:eastAsiaTheme="minorEastAsia"/>
          <w:sz w:val="24"/>
        </w:rPr>
        <w:t>2</w:t>
      </w:r>
      <w:r w:rsidRPr="00433AC9">
        <w:rPr>
          <w:rFonts w:eastAsiaTheme="minorEastAsia"/>
          <w:sz w:val="24"/>
        </w:rPr>
        <w:t>）目前，许多关于车辆队列协同自</w:t>
      </w:r>
      <w:proofErr w:type="gramStart"/>
      <w:r w:rsidRPr="00433AC9">
        <w:rPr>
          <w:rFonts w:eastAsiaTheme="minorEastAsia"/>
          <w:sz w:val="24"/>
        </w:rPr>
        <w:t>适应抗扰纵向</w:t>
      </w:r>
      <w:proofErr w:type="gramEnd"/>
      <w:r w:rsidRPr="00433AC9">
        <w:rPr>
          <w:rFonts w:eastAsiaTheme="minorEastAsia"/>
          <w:sz w:val="24"/>
        </w:rPr>
        <w:t>控制的重要成果都是建立在队列沿直线行驶的基础上，在实际的弯道行驶场景中如何实现队列自适应</w:t>
      </w:r>
      <w:proofErr w:type="gramStart"/>
      <w:r w:rsidRPr="00433AC9">
        <w:rPr>
          <w:rFonts w:eastAsiaTheme="minorEastAsia"/>
          <w:sz w:val="24"/>
        </w:rPr>
        <w:t>抗扰还</w:t>
      </w:r>
      <w:proofErr w:type="gramEnd"/>
      <w:r w:rsidRPr="00433AC9">
        <w:rPr>
          <w:rFonts w:eastAsiaTheme="minorEastAsia"/>
          <w:sz w:val="24"/>
        </w:rPr>
        <w:t>有待进一步研究；</w:t>
      </w:r>
    </w:p>
    <w:p w14:paraId="0C56A4D0" w14:textId="77777777" w:rsidR="008D3AD0" w:rsidRPr="00433AC9" w:rsidRDefault="00A31BB1" w:rsidP="00433AC9">
      <w:pPr>
        <w:spacing w:line="360" w:lineRule="auto"/>
        <w:ind w:firstLineChars="200" w:firstLine="480"/>
        <w:rPr>
          <w:rFonts w:eastAsiaTheme="minorEastAsia"/>
          <w:sz w:val="24"/>
        </w:rPr>
      </w:pPr>
      <w:r w:rsidRPr="00433AC9">
        <w:rPr>
          <w:rFonts w:eastAsiaTheme="minorEastAsia"/>
          <w:sz w:val="24"/>
        </w:rPr>
        <w:t>（</w:t>
      </w:r>
      <w:r w:rsidRPr="00433AC9">
        <w:rPr>
          <w:rFonts w:eastAsiaTheme="minorEastAsia"/>
          <w:sz w:val="24"/>
        </w:rPr>
        <w:t>3</w:t>
      </w:r>
      <w:r w:rsidRPr="00433AC9">
        <w:rPr>
          <w:rFonts w:eastAsiaTheme="minorEastAsia"/>
          <w:sz w:val="24"/>
        </w:rPr>
        <w:t>）在实际应用场景中，风阻二次项、道路坡度是随时间和工况变化的，很难精确建模，并且车辆队列还会受到车辆载重变化、加速度波动等未知扰动的作用，这些干扰因素可能会引起整个系统的不稳定。</w:t>
      </w:r>
    </w:p>
    <w:p w14:paraId="72FD797B" w14:textId="77777777" w:rsidR="00F801FB" w:rsidRPr="00433AC9" w:rsidRDefault="00BA1B64" w:rsidP="00433AC9">
      <w:pPr>
        <w:spacing w:line="360" w:lineRule="auto"/>
        <w:rPr>
          <w:rFonts w:eastAsiaTheme="minorEastAsia"/>
          <w:sz w:val="24"/>
        </w:rPr>
      </w:pPr>
      <w:r w:rsidRPr="00433AC9">
        <w:rPr>
          <w:rFonts w:eastAsiaTheme="minorEastAsia"/>
          <w:sz w:val="24"/>
        </w:rPr>
        <w:t>发明</w:t>
      </w:r>
      <w:r w:rsidR="00F801FB" w:rsidRPr="00433AC9">
        <w:rPr>
          <w:rFonts w:eastAsiaTheme="minorEastAsia"/>
          <w:sz w:val="24"/>
        </w:rPr>
        <w:t>内容</w:t>
      </w:r>
    </w:p>
    <w:p w14:paraId="012A4D30" w14:textId="77777777" w:rsidR="00F801FB" w:rsidRPr="00433AC9" w:rsidRDefault="00F801FB" w:rsidP="00433AC9">
      <w:pPr>
        <w:spacing w:line="360" w:lineRule="auto"/>
        <w:ind w:firstLine="555"/>
        <w:rPr>
          <w:rFonts w:eastAsiaTheme="minorEastAsia"/>
          <w:sz w:val="24"/>
        </w:rPr>
      </w:pPr>
      <w:r w:rsidRPr="00433AC9">
        <w:rPr>
          <w:rFonts w:eastAsiaTheme="minorEastAsia"/>
          <w:sz w:val="24"/>
        </w:rPr>
        <w:t>本</w:t>
      </w:r>
      <w:r w:rsidR="00BA1B64" w:rsidRPr="00433AC9">
        <w:rPr>
          <w:rFonts w:eastAsiaTheme="minorEastAsia"/>
          <w:sz w:val="24"/>
        </w:rPr>
        <w:t>发明</w:t>
      </w:r>
      <w:r w:rsidRPr="00433AC9">
        <w:rPr>
          <w:rFonts w:eastAsiaTheme="minorEastAsia"/>
          <w:sz w:val="24"/>
        </w:rPr>
        <w:t>所要解决的技术问题是，针对现有技术不足，提供一种</w:t>
      </w:r>
      <w:r w:rsidR="00295418" w:rsidRPr="00433AC9">
        <w:rPr>
          <w:rFonts w:eastAsiaTheme="minorEastAsia"/>
          <w:sz w:val="24"/>
        </w:rPr>
        <w:t>非线性车辆队列协同自</w:t>
      </w:r>
      <w:proofErr w:type="gramStart"/>
      <w:r w:rsidR="00295418" w:rsidRPr="00433AC9">
        <w:rPr>
          <w:rFonts w:eastAsiaTheme="minorEastAsia"/>
          <w:sz w:val="24"/>
        </w:rPr>
        <w:t>适应抗扰纵向</w:t>
      </w:r>
      <w:proofErr w:type="gramEnd"/>
      <w:r w:rsidR="00295418" w:rsidRPr="00433AC9">
        <w:rPr>
          <w:rFonts w:eastAsiaTheme="minorEastAsia"/>
          <w:sz w:val="24"/>
        </w:rPr>
        <w:t>控制方法，实现弯道的巡航控制，在未知扰动作用下保证系统的稳定性。</w:t>
      </w:r>
    </w:p>
    <w:p w14:paraId="4EDFD452" w14:textId="77777777" w:rsidR="00295418" w:rsidRPr="00433AC9" w:rsidRDefault="00F801FB" w:rsidP="00433AC9">
      <w:pPr>
        <w:spacing w:line="360" w:lineRule="auto"/>
        <w:ind w:firstLineChars="200" w:firstLine="480"/>
        <w:rPr>
          <w:rFonts w:eastAsiaTheme="minorEastAsia"/>
          <w:sz w:val="24"/>
        </w:rPr>
      </w:pPr>
      <w:r w:rsidRPr="00433AC9">
        <w:rPr>
          <w:rFonts w:eastAsiaTheme="minorEastAsia"/>
          <w:sz w:val="24"/>
        </w:rPr>
        <w:t>为解决上述技术问题，本</w:t>
      </w:r>
      <w:r w:rsidR="00BA1B64" w:rsidRPr="00433AC9">
        <w:rPr>
          <w:rFonts w:eastAsiaTheme="minorEastAsia"/>
          <w:sz w:val="24"/>
        </w:rPr>
        <w:t>发明</w:t>
      </w:r>
      <w:r w:rsidRPr="00433AC9">
        <w:rPr>
          <w:rFonts w:eastAsiaTheme="minorEastAsia"/>
          <w:sz w:val="24"/>
        </w:rPr>
        <w:t>所采用的技术方案是：</w:t>
      </w:r>
      <w:r w:rsidR="00295418" w:rsidRPr="00433AC9">
        <w:rPr>
          <w:rFonts w:eastAsiaTheme="minorEastAsia"/>
          <w:sz w:val="24"/>
        </w:rPr>
        <w:t>一种非线性车辆队列协同自</w:t>
      </w:r>
      <w:proofErr w:type="gramStart"/>
      <w:r w:rsidR="00295418" w:rsidRPr="00433AC9">
        <w:rPr>
          <w:rFonts w:eastAsiaTheme="minorEastAsia"/>
          <w:sz w:val="24"/>
        </w:rPr>
        <w:t>适应抗扰纵向</w:t>
      </w:r>
      <w:proofErr w:type="gramEnd"/>
      <w:r w:rsidR="00295418" w:rsidRPr="00433AC9">
        <w:rPr>
          <w:rFonts w:eastAsiaTheme="minorEastAsia"/>
          <w:sz w:val="24"/>
        </w:rPr>
        <w:t>控制方法，包括以下步骤：</w:t>
      </w:r>
    </w:p>
    <w:p w14:paraId="7BE13C3B" w14:textId="77777777" w:rsidR="00295418" w:rsidRPr="00433AC9" w:rsidRDefault="00295418" w:rsidP="00433AC9">
      <w:pPr>
        <w:pStyle w:val="a7"/>
        <w:numPr>
          <w:ilvl w:val="0"/>
          <w:numId w:val="11"/>
        </w:numPr>
        <w:spacing w:line="360" w:lineRule="auto"/>
        <w:ind w:firstLineChars="0"/>
        <w:rPr>
          <w:rFonts w:eastAsiaTheme="minorEastAsia"/>
          <w:sz w:val="24"/>
        </w:rPr>
      </w:pPr>
      <w:r w:rsidRPr="00433AC9">
        <w:rPr>
          <w:rFonts w:eastAsiaTheme="minorEastAsia"/>
          <w:sz w:val="24"/>
        </w:rPr>
        <w:t>构建领航者</w:t>
      </w:r>
      <w:r w:rsidRPr="00433AC9">
        <w:rPr>
          <w:rFonts w:eastAsiaTheme="minorEastAsia"/>
          <w:sz w:val="24"/>
        </w:rPr>
        <w:t>-</w:t>
      </w:r>
      <w:r w:rsidRPr="00433AC9">
        <w:rPr>
          <w:rFonts w:eastAsiaTheme="minorEastAsia"/>
          <w:sz w:val="24"/>
        </w:rPr>
        <w:t>前车跟随式车辆队列，所述车辆队列中</w:t>
      </w:r>
      <w:proofErr w:type="gramStart"/>
      <w:r w:rsidRPr="00433AC9">
        <w:rPr>
          <w:rFonts w:eastAsiaTheme="minorEastAsia"/>
          <w:sz w:val="24"/>
        </w:rPr>
        <w:t>沿车辆</w:t>
      </w:r>
      <w:proofErr w:type="gramEnd"/>
      <w:r w:rsidRPr="00433AC9">
        <w:rPr>
          <w:rFonts w:eastAsiaTheme="minorEastAsia"/>
          <w:sz w:val="24"/>
        </w:rPr>
        <w:t>行驶方向，排头车辆为领航车，其他车辆为跟随车；</w:t>
      </w:r>
    </w:p>
    <w:p w14:paraId="0AD0A510" w14:textId="77777777" w:rsidR="00295418" w:rsidRPr="00433AC9" w:rsidRDefault="00295418" w:rsidP="00433AC9">
      <w:pPr>
        <w:pStyle w:val="a7"/>
        <w:numPr>
          <w:ilvl w:val="0"/>
          <w:numId w:val="11"/>
        </w:numPr>
        <w:spacing w:line="360" w:lineRule="auto"/>
        <w:ind w:firstLineChars="0"/>
        <w:rPr>
          <w:rFonts w:eastAsiaTheme="minorEastAsia"/>
          <w:sz w:val="24"/>
        </w:rPr>
      </w:pPr>
      <w:r w:rsidRPr="00433AC9">
        <w:rPr>
          <w:rFonts w:eastAsiaTheme="minorEastAsia"/>
          <w:sz w:val="24"/>
        </w:rPr>
        <w:t>在</w:t>
      </w:r>
      <w:proofErr w:type="spellStart"/>
      <w:r w:rsidRPr="00433AC9">
        <w:rPr>
          <w:rFonts w:eastAsiaTheme="minorEastAsia"/>
          <w:sz w:val="24"/>
        </w:rPr>
        <w:t>Frenet</w:t>
      </w:r>
      <w:proofErr w:type="spellEnd"/>
      <w:r w:rsidRPr="00433AC9">
        <w:rPr>
          <w:rFonts w:eastAsiaTheme="minorEastAsia"/>
          <w:sz w:val="24"/>
        </w:rPr>
        <w:t>坐标系下建立车辆的运动学模型，基于该运动学模型推导得到领航者</w:t>
      </w:r>
      <w:r w:rsidRPr="00433AC9">
        <w:rPr>
          <w:rFonts w:eastAsiaTheme="minorEastAsia"/>
          <w:sz w:val="24"/>
        </w:rPr>
        <w:t>-</w:t>
      </w:r>
      <w:r w:rsidRPr="00433AC9">
        <w:rPr>
          <w:rFonts w:eastAsiaTheme="minorEastAsia"/>
          <w:sz w:val="24"/>
        </w:rPr>
        <w:t>前车跟随式车辆队列</w:t>
      </w:r>
      <w:proofErr w:type="gramStart"/>
      <w:r w:rsidRPr="00433AC9">
        <w:rPr>
          <w:rFonts w:eastAsiaTheme="minorEastAsia"/>
          <w:sz w:val="24"/>
        </w:rPr>
        <w:t>的跟驰间距</w:t>
      </w:r>
      <w:proofErr w:type="gramEnd"/>
      <w:r w:rsidRPr="00433AC9">
        <w:rPr>
          <w:rFonts w:eastAsiaTheme="minorEastAsia"/>
          <w:sz w:val="24"/>
        </w:rPr>
        <w:t>误差模型；</w:t>
      </w:r>
    </w:p>
    <w:p w14:paraId="01591395" w14:textId="77777777" w:rsidR="00295418" w:rsidRPr="00433AC9" w:rsidRDefault="00295418" w:rsidP="00433AC9">
      <w:pPr>
        <w:pStyle w:val="a7"/>
        <w:numPr>
          <w:ilvl w:val="0"/>
          <w:numId w:val="11"/>
        </w:numPr>
        <w:spacing w:line="360" w:lineRule="auto"/>
        <w:ind w:firstLineChars="0"/>
        <w:rPr>
          <w:rFonts w:eastAsiaTheme="minorEastAsia"/>
          <w:sz w:val="24"/>
        </w:rPr>
      </w:pPr>
      <w:r w:rsidRPr="00433AC9">
        <w:rPr>
          <w:rFonts w:eastAsiaTheme="minorEastAsia"/>
          <w:sz w:val="24"/>
        </w:rPr>
        <w:t>基于步骤</w:t>
      </w:r>
      <w:r w:rsidRPr="00433AC9">
        <w:rPr>
          <w:rFonts w:eastAsiaTheme="minorEastAsia"/>
          <w:sz w:val="24"/>
        </w:rPr>
        <w:t>2</w:t>
      </w:r>
      <w:r w:rsidRPr="00433AC9">
        <w:rPr>
          <w:rFonts w:eastAsiaTheme="minorEastAsia"/>
          <w:sz w:val="24"/>
        </w:rPr>
        <w:t>）中</w:t>
      </w:r>
      <w:proofErr w:type="gramStart"/>
      <w:r w:rsidRPr="00433AC9">
        <w:rPr>
          <w:rFonts w:eastAsiaTheme="minorEastAsia"/>
          <w:sz w:val="24"/>
        </w:rPr>
        <w:t>的跟驰间距</w:t>
      </w:r>
      <w:proofErr w:type="gramEnd"/>
      <w:r w:rsidRPr="00433AC9">
        <w:rPr>
          <w:rFonts w:eastAsiaTheme="minorEastAsia"/>
          <w:sz w:val="24"/>
        </w:rPr>
        <w:t>误差模型设计上层间距保持控制器，根据前车、领</w:t>
      </w:r>
      <w:r w:rsidRPr="00433AC9">
        <w:rPr>
          <w:rFonts w:eastAsiaTheme="minorEastAsia"/>
          <w:sz w:val="24"/>
        </w:rPr>
        <w:lastRenderedPageBreak/>
        <w:t>航车的位姿、车速推算出本车的期望速度；</w:t>
      </w:r>
    </w:p>
    <w:p w14:paraId="5150FA84" w14:textId="77777777" w:rsidR="00295418" w:rsidRPr="00433AC9" w:rsidRDefault="00295418" w:rsidP="00433AC9">
      <w:pPr>
        <w:pStyle w:val="a7"/>
        <w:numPr>
          <w:ilvl w:val="0"/>
          <w:numId w:val="11"/>
        </w:numPr>
        <w:spacing w:line="360" w:lineRule="auto"/>
        <w:ind w:firstLineChars="0"/>
        <w:rPr>
          <w:rFonts w:eastAsiaTheme="minorEastAsia"/>
          <w:sz w:val="24"/>
        </w:rPr>
      </w:pPr>
      <w:r w:rsidRPr="00433AC9">
        <w:rPr>
          <w:rFonts w:eastAsiaTheme="minorEastAsia"/>
          <w:sz w:val="24"/>
        </w:rPr>
        <w:t>考虑未知扰动，建立车辆纵向非线性动力学模型；</w:t>
      </w:r>
    </w:p>
    <w:p w14:paraId="2AA78D6C" w14:textId="77777777" w:rsidR="00295418" w:rsidRPr="00433AC9" w:rsidRDefault="00295418" w:rsidP="00433AC9">
      <w:pPr>
        <w:pStyle w:val="a7"/>
        <w:numPr>
          <w:ilvl w:val="0"/>
          <w:numId w:val="11"/>
        </w:numPr>
        <w:spacing w:line="360" w:lineRule="auto"/>
        <w:ind w:firstLineChars="0"/>
        <w:rPr>
          <w:rFonts w:eastAsiaTheme="minorEastAsia"/>
          <w:sz w:val="24"/>
        </w:rPr>
      </w:pPr>
      <w:r w:rsidRPr="00433AC9">
        <w:rPr>
          <w:rFonts w:eastAsiaTheme="minorEastAsia"/>
          <w:sz w:val="24"/>
        </w:rPr>
        <w:t>基于李雅普诺夫稳定性，设计自适应律在线估计未知扰动，并根据步骤</w:t>
      </w:r>
      <w:r w:rsidRPr="00433AC9">
        <w:rPr>
          <w:rFonts w:eastAsiaTheme="minorEastAsia"/>
          <w:sz w:val="24"/>
        </w:rPr>
        <w:t>4</w:t>
      </w:r>
      <w:r w:rsidRPr="00433AC9">
        <w:rPr>
          <w:rFonts w:eastAsiaTheme="minorEastAsia"/>
          <w:sz w:val="24"/>
        </w:rPr>
        <w:t>）中的车辆纵向非线性动力学模型，构建下层速度跟踪控制器，根据步骤</w:t>
      </w:r>
      <w:r w:rsidRPr="00433AC9">
        <w:rPr>
          <w:rFonts w:eastAsiaTheme="minorEastAsia"/>
          <w:sz w:val="24"/>
        </w:rPr>
        <w:t>3</w:t>
      </w:r>
      <w:r w:rsidRPr="00433AC9">
        <w:rPr>
          <w:rFonts w:eastAsiaTheme="minorEastAsia"/>
          <w:sz w:val="24"/>
        </w:rPr>
        <w:t>）中的期望速度和反馈的实际速度，计算得到车辆的驱制动力矩。</w:t>
      </w:r>
    </w:p>
    <w:p w14:paraId="78E923A6" w14:textId="77777777" w:rsidR="00295418" w:rsidRPr="00433AC9" w:rsidRDefault="00295418" w:rsidP="00433AC9">
      <w:pPr>
        <w:pStyle w:val="a7"/>
        <w:numPr>
          <w:ilvl w:val="0"/>
          <w:numId w:val="4"/>
        </w:numPr>
        <w:spacing w:line="360" w:lineRule="auto"/>
        <w:ind w:firstLineChars="0"/>
        <w:rPr>
          <w:rFonts w:eastAsiaTheme="minorEastAsia"/>
          <w:sz w:val="24"/>
        </w:rPr>
      </w:pPr>
      <w:r w:rsidRPr="00433AC9">
        <w:rPr>
          <w:rFonts w:eastAsiaTheme="minorEastAsia"/>
          <w:sz w:val="24"/>
        </w:rPr>
        <w:t>根据权利要求</w:t>
      </w:r>
      <w:r w:rsidRPr="00433AC9">
        <w:rPr>
          <w:rFonts w:eastAsiaTheme="minorEastAsia"/>
          <w:sz w:val="24"/>
        </w:rPr>
        <w:t>1</w:t>
      </w:r>
      <w:r w:rsidRPr="00433AC9">
        <w:rPr>
          <w:rFonts w:eastAsiaTheme="minorEastAsia"/>
          <w:sz w:val="24"/>
        </w:rPr>
        <w:t>所述的非线性车辆队列协同自</w:t>
      </w:r>
      <w:proofErr w:type="gramStart"/>
      <w:r w:rsidRPr="00433AC9">
        <w:rPr>
          <w:rFonts w:eastAsiaTheme="minorEastAsia"/>
          <w:sz w:val="24"/>
        </w:rPr>
        <w:t>适应抗扰纵向</w:t>
      </w:r>
      <w:proofErr w:type="gramEnd"/>
      <w:r w:rsidRPr="00433AC9">
        <w:rPr>
          <w:rFonts w:eastAsiaTheme="minorEastAsia"/>
          <w:sz w:val="24"/>
        </w:rPr>
        <w:t>控制方法，其特征在于，步骤</w:t>
      </w:r>
      <w:r w:rsidRPr="00433AC9">
        <w:rPr>
          <w:rFonts w:eastAsiaTheme="minorEastAsia"/>
          <w:sz w:val="24"/>
        </w:rPr>
        <w:t>1</w:t>
      </w:r>
      <w:r w:rsidRPr="00433AC9">
        <w:rPr>
          <w:rFonts w:eastAsiaTheme="minorEastAsia"/>
          <w:sz w:val="24"/>
        </w:rPr>
        <w:t>）中，所述领航者</w:t>
      </w:r>
      <w:r w:rsidRPr="00433AC9">
        <w:rPr>
          <w:rFonts w:eastAsiaTheme="minorEastAsia"/>
          <w:sz w:val="24"/>
        </w:rPr>
        <w:t>-</w:t>
      </w:r>
      <w:r w:rsidRPr="00433AC9">
        <w:rPr>
          <w:rFonts w:eastAsiaTheme="minorEastAsia"/>
          <w:sz w:val="24"/>
        </w:rPr>
        <w:t>前车跟随式车辆队列表示队列中跟随车辆通过</w:t>
      </w:r>
      <w:r w:rsidRPr="00433AC9">
        <w:rPr>
          <w:rFonts w:eastAsiaTheme="minorEastAsia"/>
          <w:sz w:val="24"/>
        </w:rPr>
        <w:t>LET-V2X</w:t>
      </w:r>
      <w:r w:rsidRPr="00433AC9">
        <w:rPr>
          <w:rFonts w:eastAsiaTheme="minorEastAsia"/>
          <w:sz w:val="24"/>
        </w:rPr>
        <w:t>通讯方式获取前车和领航车的位移、车速。</w:t>
      </w:r>
    </w:p>
    <w:p w14:paraId="23099915" w14:textId="5BC62DB8" w:rsidR="00295418" w:rsidRPr="00433AC9" w:rsidRDefault="00295418" w:rsidP="00433AC9">
      <w:pPr>
        <w:spacing w:line="360" w:lineRule="auto"/>
        <w:ind w:firstLineChars="200" w:firstLine="480"/>
        <w:rPr>
          <w:rFonts w:eastAsiaTheme="minorEastAsia"/>
          <w:sz w:val="24"/>
        </w:rPr>
      </w:pPr>
      <w:r w:rsidRPr="00433AC9">
        <w:rPr>
          <w:rFonts w:eastAsiaTheme="minorEastAsia"/>
          <w:sz w:val="24"/>
        </w:rPr>
        <w:t>车辆的运动学模型为：</w:t>
      </w:r>
      <w:r w:rsidRPr="00433AC9">
        <w:rPr>
          <w:rFonts w:eastAsiaTheme="minorEastAsia"/>
          <w:position w:val="-54"/>
          <w:sz w:val="24"/>
        </w:rPr>
        <w:object w:dxaOrig="2520" w:dyaOrig="1200" w14:anchorId="5C0D2BAC">
          <v:shape id="_x0000_i1083" type="#_x0000_t75" style="width:126pt;height:60pt" o:ole="">
            <v:imagedata r:id="rId9" o:title=""/>
          </v:shape>
          <o:OLEObject Type="Embed" ProgID="Equation.DSMT4" ShapeID="_x0000_i1083" DrawAspect="Content" ObjectID="_1651305868" r:id="rId122"/>
        </w:object>
      </w:r>
      <w:r w:rsidRPr="00433AC9">
        <w:rPr>
          <w:rFonts w:eastAsiaTheme="minorEastAsia"/>
          <w:sz w:val="24"/>
        </w:rPr>
        <w:t>；其中，</w:t>
      </w:r>
      <w:r w:rsidR="001C6386" w:rsidRPr="001C6386">
        <w:rPr>
          <w:rFonts w:eastAsiaTheme="minorEastAsia"/>
          <w:position w:val="-12"/>
          <w:sz w:val="24"/>
        </w:rPr>
        <w:object w:dxaOrig="1180" w:dyaOrig="360" w14:anchorId="00515030">
          <v:shape id="_x0000_i1084" type="#_x0000_t75" style="width:58.9pt;height:19.5pt" o:ole="">
            <v:imagedata r:id="rId123" o:title=""/>
          </v:shape>
          <o:OLEObject Type="Embed" ProgID="Equation.DSMT4" ShapeID="_x0000_i1084" DrawAspect="Content" ObjectID="_1651305869" r:id="rId124"/>
        </w:object>
      </w:r>
      <w:r w:rsidRPr="00433AC9">
        <w:rPr>
          <w:rFonts w:eastAsiaTheme="minorEastAsia"/>
          <w:sz w:val="24"/>
        </w:rPr>
        <w:t>表示队列中第</w:t>
      </w:r>
      <w:r w:rsidRPr="00433AC9">
        <w:rPr>
          <w:rFonts w:eastAsiaTheme="minorEastAsia"/>
          <w:position w:val="-6"/>
          <w:sz w:val="24"/>
        </w:rPr>
        <w:object w:dxaOrig="139" w:dyaOrig="260" w14:anchorId="4A7DE7BA">
          <v:shape id="_x0000_i1085" type="#_x0000_t75" style="width:7.5pt;height:12.4pt" o:ole="">
            <v:imagedata r:id="rId13" o:title=""/>
          </v:shape>
          <o:OLEObject Type="Embed" ProgID="Equation.DSMT4" ShapeID="_x0000_i1085" DrawAspect="Content" ObjectID="_1651305870" r:id="rId125"/>
        </w:object>
      </w:r>
      <w:r w:rsidRPr="00433AC9">
        <w:rPr>
          <w:rFonts w:eastAsiaTheme="minorEastAsia"/>
          <w:sz w:val="24"/>
        </w:rPr>
        <w:t>辆车后轴中心点的位置，</w:t>
      </w:r>
      <w:r w:rsidR="001C6386" w:rsidRPr="001C6386">
        <w:rPr>
          <w:rFonts w:eastAsiaTheme="minorEastAsia"/>
          <w:position w:val="-12"/>
          <w:sz w:val="24"/>
        </w:rPr>
        <w:object w:dxaOrig="499" w:dyaOrig="360" w14:anchorId="5B2F9D71">
          <v:shape id="_x0000_i1086" type="#_x0000_t75" style="width:25.15pt;height:19.5pt" o:ole="">
            <v:imagedata r:id="rId126" o:title=""/>
          </v:shape>
          <o:OLEObject Type="Embed" ProgID="Equation.DSMT4" ShapeID="_x0000_i1086" DrawAspect="Content" ObjectID="_1651305871" r:id="rId127"/>
        </w:object>
      </w:r>
      <w:r w:rsidRPr="00433AC9">
        <w:rPr>
          <w:rFonts w:eastAsiaTheme="minorEastAsia"/>
          <w:sz w:val="24"/>
        </w:rPr>
        <w:t>表示第</w:t>
      </w:r>
      <w:r w:rsidRPr="00433AC9">
        <w:rPr>
          <w:rFonts w:eastAsiaTheme="minorEastAsia"/>
          <w:position w:val="-6"/>
          <w:sz w:val="24"/>
        </w:rPr>
        <w:object w:dxaOrig="139" w:dyaOrig="260" w14:anchorId="4CB7DC3B">
          <v:shape id="_x0000_i1087" type="#_x0000_t75" style="width:7.5pt;height:12.4pt" o:ole="">
            <v:imagedata r:id="rId13" o:title=""/>
          </v:shape>
          <o:OLEObject Type="Embed" ProgID="Equation.DSMT4" ShapeID="_x0000_i1087" DrawAspect="Content" ObjectID="_1651305872" r:id="rId128"/>
        </w:object>
      </w:r>
      <w:r w:rsidRPr="00433AC9">
        <w:rPr>
          <w:rFonts w:eastAsiaTheme="minorEastAsia"/>
          <w:sz w:val="24"/>
        </w:rPr>
        <w:t>辆车航向，</w:t>
      </w:r>
      <w:r w:rsidR="001C6386" w:rsidRPr="001C6386">
        <w:rPr>
          <w:rFonts w:eastAsiaTheme="minorEastAsia"/>
          <w:position w:val="-12"/>
          <w:sz w:val="24"/>
        </w:rPr>
        <w:object w:dxaOrig="480" w:dyaOrig="360" w14:anchorId="448897A7">
          <v:shape id="_x0000_i1088" type="#_x0000_t75" style="width:24pt;height:19.5pt" o:ole="">
            <v:imagedata r:id="rId129" o:title=""/>
          </v:shape>
          <o:OLEObject Type="Embed" ProgID="Equation.DSMT4" ShapeID="_x0000_i1088" DrawAspect="Content" ObjectID="_1651305873" r:id="rId130"/>
        </w:object>
      </w:r>
      <w:r w:rsidRPr="00433AC9">
        <w:rPr>
          <w:rFonts w:eastAsiaTheme="minorEastAsia"/>
          <w:sz w:val="24"/>
        </w:rPr>
        <w:t>表示第</w:t>
      </w:r>
      <w:r w:rsidRPr="00433AC9">
        <w:rPr>
          <w:rFonts w:eastAsiaTheme="minorEastAsia"/>
          <w:position w:val="-6"/>
          <w:sz w:val="24"/>
        </w:rPr>
        <w:object w:dxaOrig="139" w:dyaOrig="260" w14:anchorId="472EC1CD">
          <v:shape id="_x0000_i1089" type="#_x0000_t75" style="width:7.5pt;height:12.4pt" o:ole="">
            <v:imagedata r:id="rId13" o:title=""/>
          </v:shape>
          <o:OLEObject Type="Embed" ProgID="Equation.DSMT4" ShapeID="_x0000_i1089" DrawAspect="Content" ObjectID="_1651305874" r:id="rId131"/>
        </w:object>
      </w:r>
      <w:r w:rsidRPr="00433AC9">
        <w:rPr>
          <w:rFonts w:eastAsiaTheme="minorEastAsia"/>
          <w:sz w:val="24"/>
        </w:rPr>
        <w:t>辆车的实际纵向速度，</w:t>
      </w:r>
      <w:r w:rsidR="001C6386" w:rsidRPr="001C6386">
        <w:rPr>
          <w:rFonts w:eastAsiaTheme="minorEastAsia"/>
          <w:position w:val="-12"/>
          <w:sz w:val="24"/>
        </w:rPr>
        <w:object w:dxaOrig="499" w:dyaOrig="360" w14:anchorId="67CDB108">
          <v:shape id="_x0000_i1090" type="#_x0000_t75" style="width:25.15pt;height:18pt" o:ole="">
            <v:imagedata r:id="rId132" o:title=""/>
          </v:shape>
          <o:OLEObject Type="Embed" ProgID="Equation.DSMT4" ShapeID="_x0000_i1090" DrawAspect="Content" ObjectID="_1651305875" r:id="rId133"/>
        </w:object>
      </w:r>
      <w:r w:rsidRPr="00433AC9">
        <w:rPr>
          <w:rFonts w:eastAsiaTheme="minorEastAsia"/>
          <w:sz w:val="24"/>
        </w:rPr>
        <w:t>表示车辆前轮转向角，</w:t>
      </w:r>
      <w:r w:rsidRPr="00433AC9">
        <w:rPr>
          <w:rFonts w:eastAsiaTheme="minorEastAsia"/>
          <w:position w:val="-4"/>
          <w:sz w:val="24"/>
        </w:rPr>
        <w:object w:dxaOrig="220" w:dyaOrig="260" w14:anchorId="590D7EC2">
          <v:shape id="_x0000_i1091" type="#_x0000_t75" style="width:12pt;height:12.4pt" o:ole="">
            <v:imagedata r:id="rId23" o:title=""/>
          </v:shape>
          <o:OLEObject Type="Embed" ProgID="Equation.DSMT4" ShapeID="_x0000_i1091" DrawAspect="Content" ObjectID="_1651305876" r:id="rId134"/>
        </w:object>
      </w:r>
      <w:r w:rsidRPr="00433AC9">
        <w:rPr>
          <w:rFonts w:eastAsiaTheme="minorEastAsia"/>
          <w:sz w:val="24"/>
        </w:rPr>
        <w:t>表示车辆轴距。</w:t>
      </w:r>
    </w:p>
    <w:p w14:paraId="4242852F" w14:textId="77777777" w:rsidR="00295418" w:rsidRPr="00433AC9" w:rsidRDefault="00295418" w:rsidP="00433AC9">
      <w:pPr>
        <w:spacing w:line="360" w:lineRule="auto"/>
        <w:ind w:firstLineChars="200" w:firstLine="480"/>
        <w:rPr>
          <w:rFonts w:eastAsiaTheme="minorEastAsia"/>
          <w:sz w:val="24"/>
        </w:rPr>
      </w:pPr>
      <w:r w:rsidRPr="00433AC9">
        <w:rPr>
          <w:rFonts w:eastAsiaTheme="minorEastAsia"/>
          <w:sz w:val="24"/>
        </w:rPr>
        <w:t>步骤</w:t>
      </w:r>
      <w:r w:rsidRPr="00433AC9">
        <w:rPr>
          <w:rFonts w:eastAsiaTheme="minorEastAsia"/>
          <w:sz w:val="24"/>
        </w:rPr>
        <w:t>2</w:t>
      </w:r>
      <w:r w:rsidRPr="00433AC9">
        <w:rPr>
          <w:rFonts w:eastAsiaTheme="minorEastAsia"/>
          <w:sz w:val="24"/>
        </w:rPr>
        <w:t>）中，</w:t>
      </w:r>
      <w:proofErr w:type="gramStart"/>
      <w:r w:rsidRPr="00433AC9">
        <w:rPr>
          <w:rFonts w:eastAsiaTheme="minorEastAsia"/>
          <w:sz w:val="24"/>
        </w:rPr>
        <w:t>跟驰间距</w:t>
      </w:r>
      <w:proofErr w:type="gramEnd"/>
      <w:r w:rsidRPr="00433AC9">
        <w:rPr>
          <w:rFonts w:eastAsiaTheme="minorEastAsia"/>
          <w:sz w:val="24"/>
        </w:rPr>
        <w:t>误差模型的表达式如下：</w:t>
      </w:r>
    </w:p>
    <w:p w14:paraId="0CFC2BA7" w14:textId="77777777" w:rsidR="00295418" w:rsidRPr="00433AC9" w:rsidRDefault="00295418" w:rsidP="00433AC9">
      <w:pPr>
        <w:pStyle w:val="a7"/>
        <w:spacing w:line="360" w:lineRule="auto"/>
        <w:ind w:left="915" w:firstLineChars="0" w:firstLine="0"/>
        <w:jc w:val="center"/>
        <w:rPr>
          <w:rFonts w:eastAsiaTheme="minorEastAsia"/>
          <w:sz w:val="24"/>
        </w:rPr>
      </w:pPr>
      <w:r w:rsidRPr="00433AC9">
        <w:rPr>
          <w:rFonts w:eastAsiaTheme="minorEastAsia"/>
          <w:position w:val="-158"/>
          <w:sz w:val="24"/>
        </w:rPr>
        <w:object w:dxaOrig="4099" w:dyaOrig="3280" w14:anchorId="75C4C62B">
          <v:shape id="_x0000_i1092" type="#_x0000_t75" style="width:204pt;height:163.5pt" o:ole="">
            <v:imagedata r:id="rId25" o:title=""/>
          </v:shape>
          <o:OLEObject Type="Embed" ProgID="Equation.DSMT4" ShapeID="_x0000_i1092" DrawAspect="Content" ObjectID="_1651305877" r:id="rId135"/>
        </w:object>
      </w:r>
      <w:r w:rsidRPr="00433AC9">
        <w:rPr>
          <w:rFonts w:eastAsiaTheme="minorEastAsia"/>
          <w:sz w:val="24"/>
        </w:rPr>
        <w:t>；</w:t>
      </w:r>
    </w:p>
    <w:p w14:paraId="41235566" w14:textId="310691B7" w:rsidR="00295418" w:rsidRPr="00433AC9" w:rsidRDefault="00295418" w:rsidP="00433AC9">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620" w:dyaOrig="360" w14:anchorId="18F35CD4">
          <v:shape id="_x0000_i1093" type="#_x0000_t75" style="width:31.5pt;height:19.5pt" o:ole="">
            <v:imagedata r:id="rId27" o:title=""/>
          </v:shape>
          <o:OLEObject Type="Embed" ProgID="Equation.DSMT4" ShapeID="_x0000_i1093" DrawAspect="Content" ObjectID="_1651305878" r:id="rId136"/>
        </w:object>
      </w:r>
      <w:r w:rsidRPr="00433AC9">
        <w:rPr>
          <w:rFonts w:eastAsiaTheme="minorEastAsia"/>
          <w:sz w:val="24"/>
        </w:rPr>
        <w:t>表示第</w:t>
      </w:r>
      <w:r w:rsidRPr="00433AC9">
        <w:rPr>
          <w:rFonts w:eastAsiaTheme="minorEastAsia"/>
          <w:sz w:val="24"/>
        </w:rPr>
        <w:object w:dxaOrig="440" w:dyaOrig="279" w14:anchorId="4B3CF892">
          <v:shape id="_x0000_i1094" type="#_x0000_t75" style="width:22.15pt;height:14.65pt" o:ole="">
            <v:imagedata r:id="rId29" o:title=""/>
          </v:shape>
          <o:OLEObject Type="Embed" ProgID="Equation.DSMT4" ShapeID="_x0000_i1094" DrawAspect="Content" ObjectID="_1651305879" r:id="rId137"/>
        </w:object>
      </w:r>
      <w:r w:rsidRPr="00433AC9">
        <w:rPr>
          <w:rFonts w:eastAsiaTheme="minorEastAsia"/>
          <w:sz w:val="24"/>
        </w:rPr>
        <w:t>辆车的</w:t>
      </w:r>
      <w:proofErr w:type="gramStart"/>
      <w:r w:rsidRPr="00433AC9">
        <w:rPr>
          <w:rFonts w:eastAsiaTheme="minorEastAsia"/>
          <w:sz w:val="24"/>
        </w:rPr>
        <w:t>联合跟驰间距</w:t>
      </w:r>
      <w:proofErr w:type="gramEnd"/>
      <w:r w:rsidRPr="00433AC9">
        <w:rPr>
          <w:rFonts w:eastAsiaTheme="minorEastAsia"/>
          <w:sz w:val="24"/>
        </w:rPr>
        <w:t>误差，</w:t>
      </w:r>
      <w:r w:rsidR="005A7954" w:rsidRPr="00433AC9">
        <w:rPr>
          <w:rFonts w:eastAsiaTheme="minorEastAsia"/>
          <w:position w:val="-12"/>
          <w:sz w:val="24"/>
        </w:rPr>
        <w:object w:dxaOrig="620" w:dyaOrig="380" w14:anchorId="7D18E4C8">
          <v:shape id="_x0000_i1095" type="#_x0000_t75" style="width:31.5pt;height:19.5pt" o:ole="">
            <v:imagedata r:id="rId138" o:title=""/>
          </v:shape>
          <o:OLEObject Type="Embed" ProgID="Equation.DSMT4" ShapeID="_x0000_i1095" DrawAspect="Content" ObjectID="_1651305880" r:id="rId139"/>
        </w:object>
      </w:r>
      <w:r w:rsidRPr="00433AC9">
        <w:rPr>
          <w:rFonts w:eastAsiaTheme="minorEastAsia"/>
          <w:sz w:val="24"/>
        </w:rPr>
        <w:t>表示第</w:t>
      </w:r>
      <w:r w:rsidR="005A7954" w:rsidRPr="005A7954">
        <w:rPr>
          <w:rFonts w:eastAsiaTheme="minorEastAsia"/>
          <w:position w:val="-6"/>
          <w:sz w:val="24"/>
        </w:rPr>
        <w:object w:dxaOrig="440" w:dyaOrig="279" w14:anchorId="3F0DD480">
          <v:shape id="_x0000_i1096" type="#_x0000_t75" style="width:22.15pt;height:14.65pt" o:ole="">
            <v:imagedata r:id="rId140" o:title=""/>
          </v:shape>
          <o:OLEObject Type="Embed" ProgID="Equation.DSMT4" ShapeID="_x0000_i1096" DrawAspect="Content" ObjectID="_1651305881" r:id="rId141"/>
        </w:object>
      </w:r>
      <w:r w:rsidRPr="00433AC9">
        <w:rPr>
          <w:rFonts w:eastAsiaTheme="minorEastAsia"/>
          <w:sz w:val="24"/>
        </w:rPr>
        <w:t>辆车与领航车</w:t>
      </w:r>
      <w:proofErr w:type="gramStart"/>
      <w:r w:rsidRPr="00433AC9">
        <w:rPr>
          <w:rFonts w:eastAsiaTheme="minorEastAsia"/>
          <w:sz w:val="24"/>
        </w:rPr>
        <w:t>的跟驰间距</w:t>
      </w:r>
      <w:proofErr w:type="gramEnd"/>
      <w:r w:rsidRPr="00433AC9">
        <w:rPr>
          <w:rFonts w:eastAsiaTheme="minorEastAsia"/>
          <w:sz w:val="24"/>
        </w:rPr>
        <w:t>误差，</w:t>
      </w:r>
      <w:r w:rsidRPr="00433AC9">
        <w:rPr>
          <w:rFonts w:eastAsiaTheme="minorEastAsia"/>
          <w:position w:val="-12"/>
          <w:sz w:val="24"/>
        </w:rPr>
        <w:object w:dxaOrig="620" w:dyaOrig="380" w14:anchorId="109E187B">
          <v:shape id="_x0000_i1097" type="#_x0000_t75" style="width:31.5pt;height:19.5pt" o:ole="">
            <v:imagedata r:id="rId35" o:title=""/>
          </v:shape>
          <o:OLEObject Type="Embed" ProgID="Equation.DSMT4" ShapeID="_x0000_i1097" DrawAspect="Content" ObjectID="_1651305882" r:id="rId142"/>
        </w:object>
      </w:r>
      <w:r w:rsidRPr="00433AC9">
        <w:rPr>
          <w:rFonts w:eastAsiaTheme="minorEastAsia"/>
          <w:sz w:val="24"/>
        </w:rPr>
        <w:t>表示第</w:t>
      </w:r>
      <w:r w:rsidR="005A7954" w:rsidRPr="005A7954">
        <w:rPr>
          <w:rFonts w:eastAsiaTheme="minorEastAsia"/>
          <w:position w:val="-6"/>
          <w:sz w:val="24"/>
        </w:rPr>
        <w:object w:dxaOrig="440" w:dyaOrig="279" w14:anchorId="1C1DE254">
          <v:shape id="_x0000_i1098" type="#_x0000_t75" style="width:22.15pt;height:14.65pt" o:ole="">
            <v:imagedata r:id="rId143" o:title=""/>
          </v:shape>
          <o:OLEObject Type="Embed" ProgID="Equation.DSMT4" ShapeID="_x0000_i1098" DrawAspect="Content" ObjectID="_1651305883" r:id="rId144"/>
        </w:object>
      </w:r>
      <w:r w:rsidRPr="00433AC9">
        <w:rPr>
          <w:rFonts w:eastAsiaTheme="minorEastAsia"/>
          <w:sz w:val="24"/>
        </w:rPr>
        <w:t>辆车与第</w:t>
      </w:r>
      <w:r w:rsidR="005A7954" w:rsidRPr="005A7954">
        <w:rPr>
          <w:rFonts w:eastAsiaTheme="minorEastAsia"/>
          <w:position w:val="-6"/>
          <w:sz w:val="24"/>
        </w:rPr>
        <w:object w:dxaOrig="139" w:dyaOrig="260" w14:anchorId="41807A78">
          <v:shape id="_x0000_i1099" type="#_x0000_t75" style="width:7.5pt;height:12.4pt" o:ole="">
            <v:imagedata r:id="rId145" o:title=""/>
          </v:shape>
          <o:OLEObject Type="Embed" ProgID="Equation.DSMT4" ShapeID="_x0000_i1099" DrawAspect="Content" ObjectID="_1651305884" r:id="rId146"/>
        </w:object>
      </w:r>
      <w:r w:rsidRPr="00433AC9">
        <w:rPr>
          <w:rFonts w:eastAsiaTheme="minorEastAsia"/>
          <w:sz w:val="24"/>
        </w:rPr>
        <w:t>辆车</w:t>
      </w:r>
      <w:proofErr w:type="gramStart"/>
      <w:r w:rsidRPr="00433AC9">
        <w:rPr>
          <w:rFonts w:eastAsiaTheme="minorEastAsia"/>
          <w:sz w:val="24"/>
        </w:rPr>
        <w:t>的跟驰间距</w:t>
      </w:r>
      <w:proofErr w:type="gramEnd"/>
      <w:r w:rsidRPr="00433AC9">
        <w:rPr>
          <w:rFonts w:eastAsiaTheme="minorEastAsia"/>
          <w:sz w:val="24"/>
        </w:rPr>
        <w:t>误差，</w:t>
      </w:r>
      <w:commentRangeStart w:id="26"/>
      <w:r w:rsidR="005A7954" w:rsidRPr="005A7954">
        <w:rPr>
          <w:rFonts w:eastAsiaTheme="minorEastAsia"/>
          <w:position w:val="-6"/>
          <w:sz w:val="24"/>
        </w:rPr>
        <w:object w:dxaOrig="139" w:dyaOrig="260" w14:anchorId="78E73225">
          <v:shape id="_x0000_i1100" type="#_x0000_t75" style="width:7.5pt;height:13.15pt" o:ole="">
            <v:imagedata r:id="rId147" o:title=""/>
          </v:shape>
          <o:OLEObject Type="Embed" ProgID="Equation.DSMT4" ShapeID="_x0000_i1100" DrawAspect="Content" ObjectID="_1651305885" r:id="rId148"/>
        </w:object>
      </w:r>
      <w:r w:rsidRPr="00433AC9">
        <w:rPr>
          <w:rFonts w:eastAsiaTheme="minorEastAsia"/>
          <w:sz w:val="24"/>
        </w:rPr>
        <w:t>表示</w:t>
      </w:r>
      <w:proofErr w:type="gramStart"/>
      <w:r w:rsidRPr="00433AC9">
        <w:rPr>
          <w:rFonts w:eastAsiaTheme="minorEastAsia"/>
          <w:sz w:val="24"/>
        </w:rPr>
        <w:t>期望跟驰</w:t>
      </w:r>
      <w:proofErr w:type="gramEnd"/>
      <w:r w:rsidRPr="00433AC9">
        <w:rPr>
          <w:rFonts w:eastAsiaTheme="minorEastAsia"/>
          <w:sz w:val="24"/>
        </w:rPr>
        <w:t>间距</w:t>
      </w:r>
      <w:commentRangeEnd w:id="26"/>
      <w:r w:rsidR="00233EE1">
        <w:rPr>
          <w:rStyle w:val="aa"/>
        </w:rPr>
        <w:commentReference w:id="26"/>
      </w:r>
      <w:r w:rsidRPr="00433AC9">
        <w:rPr>
          <w:rFonts w:eastAsiaTheme="minorEastAsia"/>
          <w:sz w:val="24"/>
        </w:rPr>
        <w:t>，</w:t>
      </w:r>
      <w:r w:rsidRPr="00433AC9">
        <w:rPr>
          <w:rFonts w:eastAsiaTheme="minorEastAsia"/>
          <w:position w:val="-92"/>
          <w:sz w:val="24"/>
        </w:rPr>
        <w:object w:dxaOrig="3600" w:dyaOrig="1960" w14:anchorId="587BAC80">
          <v:shape id="_x0000_i1101" type="#_x0000_t75" style="width:180.4pt;height:99pt" o:ole="">
            <v:imagedata r:id="rId46" o:title=""/>
          </v:shape>
          <o:OLEObject Type="Embed" ProgID="Equation.DSMT4" ShapeID="_x0000_i1101" DrawAspect="Content" ObjectID="_1651305886" r:id="rId149"/>
        </w:object>
      </w:r>
      <w:r w:rsidRPr="00433AC9">
        <w:rPr>
          <w:rFonts w:eastAsiaTheme="minorEastAsia"/>
          <w:sz w:val="24"/>
        </w:rPr>
        <w:t>；</w:t>
      </w:r>
      <w:r w:rsidRPr="00433AC9">
        <w:rPr>
          <w:rFonts w:eastAsiaTheme="minorEastAsia"/>
          <w:position w:val="-12"/>
          <w:sz w:val="24"/>
        </w:rPr>
        <w:object w:dxaOrig="480" w:dyaOrig="360" w14:anchorId="1B959C78">
          <v:shape id="_x0000_i1102" type="#_x0000_t75" style="width:24pt;height:19.5pt" o:ole="">
            <v:imagedata r:id="rId48" o:title=""/>
          </v:shape>
          <o:OLEObject Type="Embed" ProgID="Equation.DSMT4" ShapeID="_x0000_i1102" DrawAspect="Content" ObjectID="_1651305887" r:id="rId150"/>
        </w:object>
      </w:r>
      <w:r w:rsidRPr="00433AC9">
        <w:rPr>
          <w:rFonts w:eastAsiaTheme="minorEastAsia"/>
          <w:sz w:val="24"/>
        </w:rPr>
        <w:t>表示第</w:t>
      </w:r>
      <w:r w:rsidR="005A7954" w:rsidRPr="005A7954">
        <w:rPr>
          <w:rFonts w:eastAsiaTheme="minorEastAsia"/>
          <w:position w:val="-6"/>
          <w:sz w:val="24"/>
        </w:rPr>
        <w:object w:dxaOrig="139" w:dyaOrig="260" w14:anchorId="55A065A2">
          <v:shape id="_x0000_i1103" type="#_x0000_t75" style="width:7.5pt;height:12.4pt" o:ole="">
            <v:imagedata r:id="rId151" o:title=""/>
          </v:shape>
          <o:OLEObject Type="Embed" ProgID="Equation.DSMT4" ShapeID="_x0000_i1103" DrawAspect="Content" ObjectID="_1651305888" r:id="rId152"/>
        </w:object>
      </w:r>
      <w:r w:rsidRPr="00433AC9">
        <w:rPr>
          <w:rFonts w:eastAsiaTheme="minorEastAsia"/>
          <w:sz w:val="24"/>
        </w:rPr>
        <w:t>辆车沿行驶路径的纵向位移，</w:t>
      </w:r>
      <w:r w:rsidR="005A7954" w:rsidRPr="00433AC9">
        <w:rPr>
          <w:rFonts w:eastAsiaTheme="minorEastAsia"/>
          <w:position w:val="-12"/>
          <w:sz w:val="24"/>
        </w:rPr>
        <w:object w:dxaOrig="520" w:dyaOrig="360" w14:anchorId="0567E0FB">
          <v:shape id="_x0000_i1104" type="#_x0000_t75" style="width:27pt;height:19.5pt" o:ole="">
            <v:imagedata r:id="rId153" o:title=""/>
          </v:shape>
          <o:OLEObject Type="Embed" ProgID="Equation.DSMT4" ShapeID="_x0000_i1104" DrawAspect="Content" ObjectID="_1651305889" r:id="rId154"/>
        </w:object>
      </w:r>
      <w:r w:rsidRPr="00433AC9">
        <w:rPr>
          <w:rFonts w:eastAsiaTheme="minorEastAsia"/>
          <w:sz w:val="24"/>
        </w:rPr>
        <w:t>表示第</w:t>
      </w:r>
      <w:r w:rsidRPr="00433AC9">
        <w:rPr>
          <w:rFonts w:eastAsiaTheme="minorEastAsia"/>
          <w:sz w:val="24"/>
        </w:rPr>
        <w:object w:dxaOrig="139" w:dyaOrig="260" w14:anchorId="7D2EAA96">
          <v:shape id="_x0000_i1105" type="#_x0000_t75" style="width:7.5pt;height:12.4pt" o:ole="">
            <v:imagedata r:id="rId54" o:title=""/>
          </v:shape>
          <o:OLEObject Type="Embed" ProgID="Equation.DSMT4" ShapeID="_x0000_i1105" DrawAspect="Content" ObjectID="_1651305890" r:id="rId155"/>
        </w:object>
      </w:r>
      <w:r w:rsidRPr="00433AC9">
        <w:rPr>
          <w:rFonts w:eastAsiaTheme="minorEastAsia"/>
          <w:sz w:val="24"/>
        </w:rPr>
        <w:t>辆车沿行驶路径的横向位移，</w:t>
      </w:r>
      <w:r w:rsidRPr="00433AC9">
        <w:rPr>
          <w:rFonts w:eastAsiaTheme="minorEastAsia"/>
          <w:position w:val="-12"/>
          <w:sz w:val="24"/>
        </w:rPr>
        <w:object w:dxaOrig="499" w:dyaOrig="400" w14:anchorId="02533F8C">
          <v:shape id="_x0000_i1106" type="#_x0000_t75" style="width:25.15pt;height:19.9pt" o:ole="">
            <v:imagedata r:id="rId56" o:title=""/>
          </v:shape>
          <o:OLEObject Type="Embed" ProgID="Equation.DSMT4" ShapeID="_x0000_i1106" DrawAspect="Content" ObjectID="_1651305891" r:id="rId156"/>
        </w:object>
      </w:r>
      <w:r w:rsidRPr="00433AC9">
        <w:rPr>
          <w:rFonts w:eastAsiaTheme="minorEastAsia"/>
          <w:sz w:val="24"/>
        </w:rPr>
        <w:t>表示第</w:t>
      </w:r>
      <w:r w:rsidRPr="00433AC9">
        <w:rPr>
          <w:rFonts w:eastAsiaTheme="minorEastAsia"/>
          <w:sz w:val="24"/>
        </w:rPr>
        <w:object w:dxaOrig="139" w:dyaOrig="260" w14:anchorId="4EB9857F">
          <v:shape id="_x0000_i1107" type="#_x0000_t75" style="width:7.5pt;height:12.4pt" o:ole="">
            <v:imagedata r:id="rId58" o:title=""/>
          </v:shape>
          <o:OLEObject Type="Embed" ProgID="Equation.DSMT4" ShapeID="_x0000_i1107" DrawAspect="Content" ObjectID="_1651305892" r:id="rId157"/>
        </w:object>
      </w:r>
      <w:r w:rsidRPr="00433AC9">
        <w:rPr>
          <w:rFonts w:eastAsiaTheme="minorEastAsia"/>
          <w:sz w:val="24"/>
        </w:rPr>
        <w:t>辆车偏离期望路径的角度，</w:t>
      </w:r>
      <w:r w:rsidRPr="00433AC9">
        <w:rPr>
          <w:rFonts w:eastAsiaTheme="minorEastAsia"/>
          <w:position w:val="-12"/>
          <w:sz w:val="24"/>
        </w:rPr>
        <w:object w:dxaOrig="480" w:dyaOrig="360" w14:anchorId="3E43365A">
          <v:shape id="_x0000_i1108" type="#_x0000_t75" style="width:24pt;height:19.5pt" o:ole="">
            <v:imagedata r:id="rId60" o:title=""/>
          </v:shape>
          <o:OLEObject Type="Embed" ProgID="Equation.DSMT4" ShapeID="_x0000_i1108" DrawAspect="Content" ObjectID="_1651305893" r:id="rId158"/>
        </w:object>
      </w:r>
      <w:r w:rsidRPr="00433AC9">
        <w:rPr>
          <w:rFonts w:eastAsiaTheme="minorEastAsia"/>
          <w:sz w:val="24"/>
        </w:rPr>
        <w:t>表示期望路径上</w:t>
      </w:r>
      <w:proofErr w:type="gramStart"/>
      <w:r w:rsidRPr="00433AC9">
        <w:rPr>
          <w:rFonts w:eastAsiaTheme="minorEastAsia"/>
          <w:sz w:val="24"/>
        </w:rPr>
        <w:t>距离第</w:t>
      </w:r>
      <w:proofErr w:type="gramEnd"/>
      <w:r w:rsidRPr="00433AC9">
        <w:rPr>
          <w:rFonts w:eastAsiaTheme="minorEastAsia"/>
          <w:sz w:val="24"/>
        </w:rPr>
        <w:object w:dxaOrig="139" w:dyaOrig="260" w14:anchorId="3388E3AD">
          <v:shape id="_x0000_i1109" type="#_x0000_t75" style="width:7.5pt;height:12.4pt" o:ole="">
            <v:imagedata r:id="rId62" o:title=""/>
          </v:shape>
          <o:OLEObject Type="Embed" ProgID="Equation.DSMT4" ShapeID="_x0000_i1109" DrawAspect="Content" ObjectID="_1651305894" r:id="rId159"/>
        </w:object>
      </w:r>
      <w:r w:rsidRPr="00433AC9">
        <w:rPr>
          <w:rFonts w:eastAsiaTheme="minorEastAsia"/>
          <w:sz w:val="24"/>
        </w:rPr>
        <w:t>辆车后轴中心点最近的近邻点对应的曲率，</w:t>
      </w:r>
      <w:r w:rsidRPr="00433AC9">
        <w:rPr>
          <w:rFonts w:eastAsiaTheme="minorEastAsia"/>
          <w:position w:val="-12"/>
          <w:sz w:val="24"/>
        </w:rPr>
        <w:object w:dxaOrig="1640" w:dyaOrig="380" w14:anchorId="25933A8B">
          <v:shape id="_x0000_i1110" type="#_x0000_t75" style="width:82.5pt;height:19.5pt" o:ole="">
            <v:imagedata r:id="rId64" o:title=""/>
          </v:shape>
          <o:OLEObject Type="Embed" ProgID="Equation.DSMT4" ShapeID="_x0000_i1110" DrawAspect="Content" ObjectID="_1651305895" r:id="rId160"/>
        </w:object>
      </w:r>
      <w:r w:rsidRPr="00433AC9">
        <w:rPr>
          <w:rFonts w:eastAsiaTheme="minorEastAsia"/>
          <w:sz w:val="24"/>
        </w:rPr>
        <w:t>，</w:t>
      </w:r>
      <w:r w:rsidRPr="00433AC9">
        <w:rPr>
          <w:rFonts w:eastAsiaTheme="minorEastAsia"/>
          <w:position w:val="-30"/>
          <w:sz w:val="24"/>
        </w:rPr>
        <w:object w:dxaOrig="4599" w:dyaOrig="720" w14:anchorId="1C39A00B">
          <v:shape id="_x0000_i1111" type="#_x0000_t75" style="width:230.25pt;height:36.4pt" o:ole="">
            <v:imagedata r:id="rId66" o:title=""/>
          </v:shape>
          <o:OLEObject Type="Embed" ProgID="Equation.DSMT4" ShapeID="_x0000_i1111" DrawAspect="Content" ObjectID="_1651305896" r:id="rId161"/>
        </w:object>
      </w:r>
      <w:r w:rsidRPr="00433AC9">
        <w:rPr>
          <w:rFonts w:eastAsiaTheme="minorEastAsia"/>
          <w:sz w:val="24"/>
        </w:rPr>
        <w:t>；</w:t>
      </w:r>
      <w:r w:rsidRPr="00433AC9">
        <w:rPr>
          <w:rFonts w:eastAsiaTheme="minorEastAsia"/>
          <w:position w:val="-12"/>
          <w:sz w:val="24"/>
        </w:rPr>
        <w:object w:dxaOrig="680" w:dyaOrig="360" w14:anchorId="69BD8CA7">
          <v:shape id="_x0000_i1112" type="#_x0000_t75" style="width:34.5pt;height:19.5pt" o:ole="">
            <v:imagedata r:id="rId68" o:title=""/>
          </v:shape>
          <o:OLEObject Type="Embed" ProgID="Equation.DSMT4" ShapeID="_x0000_i1112" DrawAspect="Content" ObjectID="_1651305897" r:id="rId162"/>
        </w:object>
      </w:r>
      <w:r w:rsidRPr="00433AC9">
        <w:rPr>
          <w:rFonts w:eastAsiaTheme="minorEastAsia"/>
          <w:sz w:val="24"/>
        </w:rPr>
        <w:t>表示跟随领航者与跟随前车的权重函数；</w:t>
      </w:r>
      <w:r w:rsidRPr="00433AC9">
        <w:rPr>
          <w:rFonts w:eastAsiaTheme="minorEastAsia"/>
          <w:position w:val="-6"/>
          <w:sz w:val="24"/>
        </w:rPr>
        <w:t xml:space="preserve"> </w:t>
      </w:r>
      <w:r w:rsidRPr="00433AC9">
        <w:rPr>
          <w:rFonts w:eastAsiaTheme="minorEastAsia"/>
          <w:sz w:val="24"/>
        </w:rPr>
        <w:object w:dxaOrig="560" w:dyaOrig="279" w14:anchorId="27C9C786">
          <v:shape id="_x0000_i1113" type="#_x0000_t75" style="width:27.4pt;height:14.65pt" o:ole="">
            <v:imagedata r:id="rId70" o:title=""/>
          </v:shape>
          <o:OLEObject Type="Embed" ProgID="Equation.DSMT4" ShapeID="_x0000_i1113" DrawAspect="Content" ObjectID="_1651305898" r:id="rId163"/>
        </w:object>
      </w:r>
      <w:r w:rsidRPr="00433AC9">
        <w:rPr>
          <w:rFonts w:eastAsiaTheme="minorEastAsia"/>
          <w:sz w:val="24"/>
        </w:rPr>
        <w:t>，</w:t>
      </w:r>
      <w:commentRangeStart w:id="27"/>
      <w:commentRangeStart w:id="28"/>
      <w:r w:rsidRPr="00433AC9">
        <w:rPr>
          <w:rFonts w:eastAsiaTheme="minorEastAsia"/>
          <w:position w:val="-24"/>
          <w:sz w:val="24"/>
        </w:rPr>
        <w:object w:dxaOrig="2100" w:dyaOrig="620" w14:anchorId="02F825E4">
          <v:shape id="_x0000_i1114" type="#_x0000_t75" style="width:105pt;height:30.4pt" o:ole="">
            <v:imagedata r:id="rId72" o:title=""/>
          </v:shape>
          <o:OLEObject Type="Embed" ProgID="Equation.DSMT4" ShapeID="_x0000_i1114" DrawAspect="Content" ObjectID="_1651305899" r:id="rId164"/>
        </w:object>
      </w:r>
      <w:commentRangeEnd w:id="27"/>
      <w:r w:rsidRPr="00433AC9">
        <w:rPr>
          <w:rStyle w:val="aa"/>
          <w:rFonts w:eastAsiaTheme="minorEastAsia"/>
          <w:sz w:val="24"/>
          <w:szCs w:val="24"/>
        </w:rPr>
        <w:commentReference w:id="27"/>
      </w:r>
      <w:commentRangeEnd w:id="28"/>
      <w:r w:rsidR="00CE5715">
        <w:rPr>
          <w:rStyle w:val="aa"/>
        </w:rPr>
        <w:commentReference w:id="28"/>
      </w:r>
      <w:r w:rsidRPr="00433AC9">
        <w:rPr>
          <w:rFonts w:eastAsiaTheme="minorEastAsia"/>
          <w:sz w:val="24"/>
        </w:rPr>
        <w:t>，</w:t>
      </w:r>
      <w:r w:rsidRPr="00433AC9">
        <w:rPr>
          <w:rFonts w:eastAsiaTheme="minorEastAsia"/>
          <w:position w:val="-12"/>
          <w:sz w:val="24"/>
        </w:rPr>
        <w:object w:dxaOrig="200" w:dyaOrig="360" w14:anchorId="04D256E0">
          <v:shape id="_x0000_i1115" type="#_x0000_t75" style="width:10.5pt;height:18pt" o:ole="">
            <v:imagedata r:id="rId74" o:title=""/>
          </v:shape>
          <o:OLEObject Type="Embed" ProgID="Equation.DSMT4" ShapeID="_x0000_i1115" DrawAspect="Content" ObjectID="_1651305900" r:id="rId165"/>
        </w:object>
      </w:r>
      <w:r w:rsidRPr="00433AC9">
        <w:rPr>
          <w:rFonts w:eastAsiaTheme="minorEastAsia"/>
          <w:sz w:val="24"/>
        </w:rPr>
        <w:t>表示最小安全间距；</w:t>
      </w:r>
      <w:r w:rsidRPr="00433AC9">
        <w:rPr>
          <w:rFonts w:eastAsiaTheme="minorEastAsia"/>
          <w:position w:val="-4"/>
          <w:sz w:val="24"/>
        </w:rPr>
        <w:object w:dxaOrig="220" w:dyaOrig="260" w14:anchorId="145B87F4">
          <v:shape id="_x0000_i1116" type="#_x0000_t75" style="width:12pt;height:12.4pt" o:ole="">
            <v:imagedata r:id="rId23" o:title=""/>
          </v:shape>
          <o:OLEObject Type="Embed" ProgID="Equation.DSMT4" ShapeID="_x0000_i1116" DrawAspect="Content" ObjectID="_1651305901" r:id="rId166"/>
        </w:object>
      </w:r>
      <w:r w:rsidRPr="00433AC9">
        <w:rPr>
          <w:rFonts w:eastAsiaTheme="minorEastAsia"/>
          <w:sz w:val="24"/>
        </w:rPr>
        <w:t>表示车辆轴距；</w:t>
      </w:r>
      <w:r w:rsidRPr="00433AC9">
        <w:rPr>
          <w:rFonts w:eastAsiaTheme="minorEastAsia"/>
          <w:position w:val="-12"/>
          <w:sz w:val="24"/>
        </w:rPr>
        <w:object w:dxaOrig="499" w:dyaOrig="360" w14:anchorId="167B4512">
          <v:shape id="_x0000_i1117" type="#_x0000_t75" style="width:25.15pt;height:18pt" o:ole="">
            <v:imagedata r:id="rId21" o:title=""/>
          </v:shape>
          <o:OLEObject Type="Embed" ProgID="Equation.DSMT4" ShapeID="_x0000_i1117" DrawAspect="Content" ObjectID="_1651305902" r:id="rId167"/>
        </w:object>
      </w:r>
      <w:r w:rsidRPr="00433AC9">
        <w:rPr>
          <w:rFonts w:eastAsiaTheme="minorEastAsia"/>
          <w:sz w:val="24"/>
        </w:rPr>
        <w:t>表示车辆前轮转向角；</w:t>
      </w:r>
      <w:r w:rsidRPr="00433AC9">
        <w:rPr>
          <w:rFonts w:eastAsiaTheme="minorEastAsia"/>
          <w:position w:val="-12"/>
          <w:sz w:val="24"/>
        </w:rPr>
        <w:object w:dxaOrig="480" w:dyaOrig="360" w14:anchorId="121578EE">
          <v:shape id="_x0000_i1118" type="#_x0000_t75" style="width:24pt;height:19.5pt" o:ole="">
            <v:imagedata r:id="rId18" o:title=""/>
          </v:shape>
          <o:OLEObject Type="Embed" ProgID="Equation.DSMT4" ShapeID="_x0000_i1118" DrawAspect="Content" ObjectID="_1651305903" r:id="rId168"/>
        </w:object>
      </w:r>
      <w:r w:rsidRPr="00433AC9">
        <w:rPr>
          <w:rFonts w:eastAsiaTheme="minorEastAsia"/>
          <w:sz w:val="24"/>
        </w:rPr>
        <w:t>表示第</w:t>
      </w:r>
      <w:r w:rsidRPr="00433AC9">
        <w:rPr>
          <w:rFonts w:eastAsiaTheme="minorEastAsia"/>
          <w:sz w:val="24"/>
        </w:rPr>
        <w:object w:dxaOrig="139" w:dyaOrig="260" w14:anchorId="5CCCF2D3">
          <v:shape id="_x0000_i1119" type="#_x0000_t75" style="width:7.5pt;height:12.4pt" o:ole="">
            <v:imagedata r:id="rId13" o:title=""/>
          </v:shape>
          <o:OLEObject Type="Embed" ProgID="Equation.DSMT4" ShapeID="_x0000_i1119" DrawAspect="Content" ObjectID="_1651305904" r:id="rId169"/>
        </w:object>
      </w:r>
      <w:r w:rsidRPr="00433AC9">
        <w:rPr>
          <w:rFonts w:eastAsiaTheme="minorEastAsia"/>
          <w:sz w:val="24"/>
        </w:rPr>
        <w:t>辆车的实际纵向速度。</w:t>
      </w:r>
    </w:p>
    <w:p w14:paraId="038FF895" w14:textId="77777777" w:rsidR="00295418" w:rsidRPr="00433AC9" w:rsidRDefault="00295418" w:rsidP="00433AC9">
      <w:pPr>
        <w:spacing w:line="360" w:lineRule="auto"/>
        <w:ind w:firstLineChars="150" w:firstLine="360"/>
        <w:rPr>
          <w:rFonts w:eastAsiaTheme="minorEastAsia"/>
          <w:sz w:val="24"/>
        </w:rPr>
      </w:pPr>
      <w:r w:rsidRPr="00433AC9">
        <w:rPr>
          <w:rFonts w:eastAsiaTheme="minorEastAsia"/>
          <w:sz w:val="24"/>
        </w:rPr>
        <w:t>步骤</w:t>
      </w:r>
      <w:r w:rsidRPr="00433AC9">
        <w:rPr>
          <w:rFonts w:eastAsiaTheme="minorEastAsia"/>
          <w:sz w:val="24"/>
        </w:rPr>
        <w:t>3</w:t>
      </w:r>
      <w:r w:rsidRPr="00433AC9">
        <w:rPr>
          <w:rFonts w:eastAsiaTheme="minorEastAsia"/>
          <w:sz w:val="24"/>
        </w:rPr>
        <w:t>）中，期望速度的计算公式为：</w:t>
      </w:r>
    </w:p>
    <w:p w14:paraId="45402D64" w14:textId="206E166C" w:rsidR="00295418" w:rsidRPr="00433AC9" w:rsidRDefault="002164CD" w:rsidP="00433AC9">
      <w:pPr>
        <w:pStyle w:val="a7"/>
        <w:spacing w:line="360" w:lineRule="auto"/>
        <w:ind w:left="915" w:firstLineChars="0" w:firstLine="0"/>
        <w:jc w:val="center"/>
        <w:rPr>
          <w:rFonts w:eastAsiaTheme="minorEastAsia"/>
          <w:sz w:val="24"/>
        </w:rPr>
      </w:pPr>
      <w:ins w:id="29" w:author="TR" w:date="2019-10-30T10:50:00Z">
        <w:r w:rsidRPr="00433AC9">
          <w:rPr>
            <w:rFonts w:eastAsiaTheme="minorEastAsia"/>
            <w:position w:val="-108"/>
            <w:sz w:val="24"/>
          </w:rPr>
          <w:object w:dxaOrig="6280" w:dyaOrig="2280" w14:anchorId="0EE5C974">
            <v:shape id="_x0000_i1120" type="#_x0000_t75" style="width:312.4pt;height:114pt" o:ole="">
              <v:imagedata r:id="rId80" o:title=""/>
            </v:shape>
            <o:OLEObject Type="Embed" ProgID="Equation.DSMT4" ShapeID="_x0000_i1120" DrawAspect="Content" ObjectID="_1651305905" r:id="rId170"/>
          </w:object>
        </w:r>
      </w:ins>
      <w:commentRangeStart w:id="30"/>
      <w:commentRangeStart w:id="31"/>
      <w:del w:id="32" w:author="TR" w:date="2019-10-30T10:50:00Z">
        <w:r w:rsidR="00861AA9" w:rsidRPr="00433AC9" w:rsidDel="002164CD">
          <w:rPr>
            <w:rFonts w:eastAsiaTheme="minorEastAsia"/>
            <w:position w:val="-108"/>
            <w:sz w:val="24"/>
          </w:rPr>
          <w:object w:dxaOrig="6100" w:dyaOrig="2280" w14:anchorId="3D8C7F3A">
            <v:shape id="_x0000_i1121" type="#_x0000_t75" style="width:304.15pt;height:114pt" o:ole="">
              <v:imagedata r:id="rId171" o:title=""/>
            </v:shape>
            <o:OLEObject Type="Embed" ProgID="Equation.DSMT4" ShapeID="_x0000_i1121" DrawAspect="Content" ObjectID="_1651305906" r:id="rId172"/>
          </w:object>
        </w:r>
      </w:del>
      <w:commentRangeEnd w:id="30"/>
      <w:r w:rsidR="00295418" w:rsidRPr="00433AC9">
        <w:rPr>
          <w:rStyle w:val="aa"/>
          <w:rFonts w:eastAsiaTheme="minorEastAsia"/>
          <w:sz w:val="24"/>
          <w:szCs w:val="24"/>
        </w:rPr>
        <w:commentReference w:id="30"/>
      </w:r>
      <w:commentRangeEnd w:id="31"/>
      <w:r w:rsidR="00CE5715">
        <w:rPr>
          <w:rStyle w:val="aa"/>
        </w:rPr>
        <w:commentReference w:id="31"/>
      </w:r>
      <w:r w:rsidR="00295418" w:rsidRPr="00433AC9">
        <w:rPr>
          <w:rFonts w:eastAsiaTheme="minorEastAsia"/>
          <w:sz w:val="24"/>
        </w:rPr>
        <w:t>；</w:t>
      </w:r>
    </w:p>
    <w:p w14:paraId="4A1A372F" w14:textId="21E6DB19" w:rsidR="00295418" w:rsidRPr="00433AC9" w:rsidRDefault="00295418" w:rsidP="00433AC9">
      <w:pPr>
        <w:spacing w:line="360" w:lineRule="auto"/>
        <w:ind w:firstLineChars="200" w:firstLine="480"/>
        <w:rPr>
          <w:rFonts w:eastAsiaTheme="minorEastAsia"/>
          <w:sz w:val="24"/>
        </w:rPr>
      </w:pPr>
      <w:r w:rsidRPr="00433AC9">
        <w:rPr>
          <w:rFonts w:eastAsiaTheme="minorEastAsia"/>
          <w:sz w:val="24"/>
        </w:rPr>
        <w:t>其中，</w:t>
      </w:r>
      <w:r w:rsidR="00C35419" w:rsidRPr="00C35419">
        <w:rPr>
          <w:rFonts w:eastAsiaTheme="minorEastAsia"/>
          <w:position w:val="-14"/>
          <w:sz w:val="24"/>
        </w:rPr>
        <w:object w:dxaOrig="760" w:dyaOrig="380" w14:anchorId="51F9ABE3">
          <v:shape id="_x0000_i1122" type="#_x0000_t75" style="width:37.9pt;height:19.5pt" o:ole="">
            <v:imagedata r:id="rId173" o:title=""/>
          </v:shape>
          <o:OLEObject Type="Embed" ProgID="Equation.DSMT4" ShapeID="_x0000_i1122" DrawAspect="Content" ObjectID="_1651305907" r:id="rId174"/>
        </w:object>
      </w:r>
      <w:r w:rsidRPr="00433AC9">
        <w:rPr>
          <w:rFonts w:eastAsiaTheme="minorEastAsia"/>
          <w:sz w:val="24"/>
        </w:rPr>
        <w:t>为期望速度</w:t>
      </w:r>
      <w:ins w:id="33" w:author="TR" w:date="2019-10-30T09:41:00Z">
        <w:r w:rsidR="00C35419">
          <w:rPr>
            <w:rFonts w:eastAsiaTheme="minorEastAsia" w:hint="eastAsia"/>
            <w:sz w:val="24"/>
          </w:rPr>
          <w:t>，</w:t>
        </w:r>
      </w:ins>
      <w:ins w:id="34" w:author="TR" w:date="2019-10-30T09:41:00Z">
        <w:r w:rsidR="00C35419" w:rsidRPr="00156F21">
          <w:rPr>
            <w:position w:val="-14"/>
            <w:sz w:val="24"/>
          </w:rPr>
          <w:object w:dxaOrig="760" w:dyaOrig="400" w14:anchorId="4C348323">
            <v:shape id="_x0000_i1123" type="#_x0000_t75" style="width:37.9pt;height:19.9pt" o:ole="">
              <v:imagedata r:id="rId84" o:title=""/>
            </v:shape>
            <o:OLEObject Type="Embed" ProgID="Equation.DSMT4" ShapeID="_x0000_i1123" DrawAspect="Content" ObjectID="_1651305908" r:id="rId175"/>
          </w:object>
        </w:r>
      </w:ins>
      <w:ins w:id="35" w:author="TR" w:date="2019-10-30T09:41:00Z">
        <w:r w:rsidR="00C35419" w:rsidRPr="00156F21">
          <w:rPr>
            <w:rFonts w:hint="eastAsia"/>
            <w:sz w:val="24"/>
          </w:rPr>
          <w:t>为</w:t>
        </w:r>
        <w:r w:rsidR="00C35419">
          <w:rPr>
            <w:rFonts w:hint="eastAsia"/>
            <w:sz w:val="24"/>
          </w:rPr>
          <w:t>本车</w:t>
        </w:r>
        <w:r w:rsidR="00C35419" w:rsidRPr="00156F21">
          <w:rPr>
            <w:rFonts w:hint="eastAsia"/>
            <w:sz w:val="24"/>
          </w:rPr>
          <w:t>相对于</w:t>
        </w:r>
        <w:r w:rsidR="00C35419">
          <w:rPr>
            <w:rFonts w:hint="eastAsia"/>
            <w:sz w:val="24"/>
          </w:rPr>
          <w:t>领</w:t>
        </w:r>
        <w:r w:rsidR="00C35419" w:rsidRPr="00156F21">
          <w:rPr>
            <w:rFonts w:hint="eastAsia"/>
            <w:sz w:val="24"/>
          </w:rPr>
          <w:t>航车的期望速度，</w:t>
        </w:r>
      </w:ins>
      <w:ins w:id="36" w:author="TR" w:date="2019-10-30T09:41:00Z">
        <w:r w:rsidR="00C35419" w:rsidRPr="00156F21">
          <w:rPr>
            <w:position w:val="-14"/>
            <w:sz w:val="24"/>
          </w:rPr>
          <w:object w:dxaOrig="760" w:dyaOrig="400" w14:anchorId="1597AB96">
            <v:shape id="_x0000_i1124" type="#_x0000_t75" style="width:37.9pt;height:19.9pt" o:ole="">
              <v:imagedata r:id="rId86" o:title=""/>
            </v:shape>
            <o:OLEObject Type="Embed" ProgID="Equation.DSMT4" ShapeID="_x0000_i1124" DrawAspect="Content" ObjectID="_1651305909" r:id="rId176"/>
          </w:object>
        </w:r>
      </w:ins>
      <w:ins w:id="37" w:author="TR" w:date="2019-10-30T09:41:00Z">
        <w:r w:rsidR="00C35419" w:rsidRPr="00156F21">
          <w:rPr>
            <w:rFonts w:hint="eastAsia"/>
            <w:sz w:val="24"/>
          </w:rPr>
          <w:t>为</w:t>
        </w:r>
        <w:r w:rsidR="00C35419">
          <w:rPr>
            <w:rFonts w:hint="eastAsia"/>
            <w:sz w:val="24"/>
          </w:rPr>
          <w:t>本车</w:t>
        </w:r>
        <w:r w:rsidR="00C35419" w:rsidRPr="00156F21">
          <w:rPr>
            <w:rFonts w:hint="eastAsia"/>
            <w:sz w:val="24"/>
          </w:rPr>
          <w:t>相对</w:t>
        </w:r>
        <w:r w:rsidR="00C35419">
          <w:rPr>
            <w:rFonts w:hint="eastAsia"/>
            <w:sz w:val="24"/>
          </w:rPr>
          <w:t>于前车的期望速度</w:t>
        </w:r>
      </w:ins>
      <w:r w:rsidRPr="00433AC9">
        <w:rPr>
          <w:rFonts w:eastAsiaTheme="minorEastAsia"/>
          <w:sz w:val="24"/>
        </w:rPr>
        <w:t>；</w:t>
      </w:r>
      <w:ins w:id="38" w:author="TR" w:date="2019-10-30T10:51:00Z">
        <w:r w:rsidR="00E45D08" w:rsidRPr="002164CD">
          <w:rPr>
            <w:rFonts w:eastAsiaTheme="minorEastAsia"/>
            <w:position w:val="-12"/>
            <w:sz w:val="24"/>
          </w:rPr>
          <w:object w:dxaOrig="780" w:dyaOrig="380" w14:anchorId="6E8E6D9C">
            <v:shape id="_x0000_i1125" type="#_x0000_t75" style="width:37.9pt;height:19.5pt" o:ole="">
              <v:imagedata r:id="rId88" o:title=""/>
            </v:shape>
            <o:OLEObject Type="Embed" ProgID="Equation.DSMT4" ShapeID="_x0000_i1125" DrawAspect="Content" ObjectID="_1651305910" r:id="rId177"/>
          </w:object>
        </w:r>
      </w:ins>
      <w:ins w:id="39" w:author="TR" w:date="2019-10-30T10:51:00Z">
        <w:r w:rsidR="00E45D08" w:rsidRPr="00433AC9">
          <w:rPr>
            <w:rFonts w:eastAsiaTheme="minorEastAsia"/>
            <w:sz w:val="24"/>
          </w:rPr>
          <w:t>；</w:t>
        </w:r>
      </w:ins>
      <w:ins w:id="40" w:author="TR" w:date="2019-10-30T10:51:00Z">
        <w:r w:rsidR="00E45D08" w:rsidRPr="002164CD">
          <w:rPr>
            <w:rFonts w:eastAsiaTheme="minorEastAsia"/>
            <w:position w:val="-12"/>
            <w:sz w:val="24"/>
          </w:rPr>
          <w:object w:dxaOrig="780" w:dyaOrig="380" w14:anchorId="690FE591">
            <v:shape id="_x0000_i1126" type="#_x0000_t75" style="width:37.9pt;height:19.5pt" o:ole="">
              <v:imagedata r:id="rId90" o:title=""/>
            </v:shape>
            <o:OLEObject Type="Embed" ProgID="Equation.DSMT4" ShapeID="_x0000_i1126" DrawAspect="Content" ObjectID="_1651305911" r:id="rId178"/>
          </w:object>
        </w:r>
      </w:ins>
      <w:ins w:id="41" w:author="TR" w:date="2019-10-30T10:51:00Z">
        <w:r w:rsidR="00E45D08">
          <w:rPr>
            <w:rFonts w:eastAsiaTheme="minorEastAsia" w:hint="eastAsia"/>
            <w:sz w:val="24"/>
          </w:rPr>
          <w:t>；</w:t>
        </w:r>
      </w:ins>
      <w:del w:id="42" w:author="TR" w:date="2019-10-30T10:51:00Z">
        <w:r w:rsidR="00C35419" w:rsidRPr="00433AC9" w:rsidDel="00E45D08">
          <w:rPr>
            <w:rFonts w:eastAsiaTheme="minorEastAsia"/>
            <w:position w:val="-6"/>
            <w:sz w:val="24"/>
          </w:rPr>
          <w:object w:dxaOrig="620" w:dyaOrig="279" w14:anchorId="7243F8CE">
            <v:shape id="_x0000_i1127" type="#_x0000_t75" style="width:30.4pt;height:14.65pt" o:ole="">
              <v:imagedata r:id="rId179" o:title=""/>
            </v:shape>
            <o:OLEObject Type="Embed" ProgID="Equation.DSMT4" ShapeID="_x0000_i1127" DrawAspect="Content" ObjectID="_1651305912" r:id="rId180"/>
          </w:object>
        </w:r>
        <w:r w:rsidRPr="00433AC9" w:rsidDel="00E45D08">
          <w:rPr>
            <w:rFonts w:eastAsiaTheme="minorEastAsia"/>
            <w:sz w:val="24"/>
          </w:rPr>
          <w:delText>；</w:delText>
        </w:r>
      </w:del>
      <w:r w:rsidRPr="00433AC9">
        <w:rPr>
          <w:rFonts w:eastAsiaTheme="minorEastAsia"/>
          <w:position w:val="-12"/>
          <w:sz w:val="24"/>
        </w:rPr>
        <w:object w:dxaOrig="1719" w:dyaOrig="360" w14:anchorId="34ACF2C5">
          <v:shape id="_x0000_i1128" type="#_x0000_t75" style="width:86.65pt;height:18pt" o:ole="">
            <v:imagedata r:id="rId92" o:title=""/>
          </v:shape>
          <o:OLEObject Type="Embed" ProgID="Equation.DSMT4" ShapeID="_x0000_i1128" DrawAspect="Content" ObjectID="_1651305913" r:id="rId181"/>
        </w:object>
      </w:r>
      <w:r w:rsidRPr="00433AC9">
        <w:rPr>
          <w:rFonts w:eastAsiaTheme="minorEastAsia"/>
          <w:sz w:val="24"/>
        </w:rPr>
        <w:t>。</w:t>
      </w:r>
    </w:p>
    <w:p w14:paraId="6AC3E874"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步骤</w:t>
      </w:r>
      <w:r w:rsidRPr="00433AC9">
        <w:rPr>
          <w:rFonts w:eastAsiaTheme="minorEastAsia"/>
          <w:sz w:val="24"/>
        </w:rPr>
        <w:t>4</w:t>
      </w:r>
      <w:r w:rsidRPr="00433AC9">
        <w:rPr>
          <w:rFonts w:eastAsiaTheme="minorEastAsia"/>
          <w:sz w:val="24"/>
        </w:rPr>
        <w:t>）中，车辆纵向非线性动力学模型为：</w:t>
      </w:r>
    </w:p>
    <w:p w14:paraId="78B996EF" w14:textId="77777777" w:rsidR="00295418" w:rsidRPr="00433AC9" w:rsidRDefault="00295418" w:rsidP="00433AC9">
      <w:pPr>
        <w:pStyle w:val="a7"/>
        <w:spacing w:line="360" w:lineRule="auto"/>
        <w:ind w:left="915" w:firstLineChars="0" w:firstLine="0"/>
        <w:jc w:val="center"/>
        <w:rPr>
          <w:rFonts w:eastAsiaTheme="minorEastAsia"/>
          <w:sz w:val="24"/>
        </w:rPr>
      </w:pPr>
      <w:r w:rsidRPr="00433AC9">
        <w:rPr>
          <w:rFonts w:eastAsiaTheme="minorEastAsia"/>
          <w:position w:val="-42"/>
          <w:sz w:val="24"/>
        </w:rPr>
        <w:object w:dxaOrig="2620" w:dyaOrig="940" w14:anchorId="69EA33D3">
          <v:shape id="_x0000_i1129" type="#_x0000_t75" style="width:131.65pt;height:46.9pt" o:ole="">
            <v:imagedata r:id="rId94" o:title=""/>
          </v:shape>
          <o:OLEObject Type="Embed" ProgID="Equation.DSMT4" ShapeID="_x0000_i1129" DrawAspect="Content" ObjectID="_1651305914" r:id="rId182"/>
        </w:object>
      </w:r>
      <w:r w:rsidRPr="00433AC9">
        <w:rPr>
          <w:rFonts w:eastAsiaTheme="minorEastAsia"/>
          <w:sz w:val="24"/>
        </w:rPr>
        <w:t>；</w:t>
      </w:r>
    </w:p>
    <w:p w14:paraId="02E04524" w14:textId="46380D6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26"/>
          <w:sz w:val="24"/>
        </w:rPr>
        <w:object w:dxaOrig="780" w:dyaOrig="600" w14:anchorId="58D311B3">
          <v:shape id="_x0000_i1130" type="#_x0000_t75" style="width:39pt;height:30pt" o:ole="">
            <v:imagedata r:id="rId96" o:title=""/>
          </v:shape>
          <o:OLEObject Type="Embed" ProgID="Equation.DSMT4" ShapeID="_x0000_i1130" DrawAspect="Content" ObjectID="_1651305915" r:id="rId183"/>
        </w:object>
      </w:r>
      <w:r w:rsidRPr="00433AC9">
        <w:rPr>
          <w:rFonts w:eastAsiaTheme="minorEastAsia"/>
          <w:sz w:val="24"/>
        </w:rPr>
        <w:t>，</w:t>
      </w:r>
      <w:r w:rsidRPr="00433AC9">
        <w:rPr>
          <w:rFonts w:eastAsiaTheme="minorEastAsia"/>
          <w:position w:val="-26"/>
          <w:sz w:val="24"/>
        </w:rPr>
        <w:object w:dxaOrig="1359" w:dyaOrig="600" w14:anchorId="345AD705">
          <v:shape id="_x0000_i1131" type="#_x0000_t75" style="width:67.9pt;height:30pt" o:ole="">
            <v:imagedata r:id="rId98" o:title=""/>
          </v:shape>
          <o:OLEObject Type="Embed" ProgID="Equation.DSMT4" ShapeID="_x0000_i1131" DrawAspect="Content" ObjectID="_1651305916" r:id="rId184"/>
        </w:object>
      </w:r>
      <w:r w:rsidRPr="00433AC9">
        <w:rPr>
          <w:rFonts w:eastAsiaTheme="minorEastAsia"/>
          <w:sz w:val="24"/>
        </w:rPr>
        <w:t>；</w:t>
      </w:r>
      <w:r w:rsidR="00861AA9" w:rsidRPr="00C35419">
        <w:rPr>
          <w:rFonts w:eastAsiaTheme="minorEastAsia"/>
          <w:position w:val="-12"/>
          <w:sz w:val="24"/>
        </w:rPr>
        <w:object w:dxaOrig="240" w:dyaOrig="360" w14:anchorId="1BF7B03D">
          <v:shape id="_x0000_i1132" type="#_x0000_t75" style="width:13.15pt;height:18pt" o:ole="">
            <v:imagedata r:id="rId185" o:title=""/>
          </v:shape>
          <o:OLEObject Type="Embed" ProgID="Equation.DSMT4" ShapeID="_x0000_i1132" DrawAspect="Content" ObjectID="_1651305917" r:id="rId186"/>
        </w:object>
      </w:r>
      <w:r w:rsidRPr="00433AC9">
        <w:rPr>
          <w:rFonts w:eastAsiaTheme="minorEastAsia"/>
          <w:sz w:val="24"/>
        </w:rPr>
        <w:t>是传动系的机械效率；</w:t>
      </w:r>
      <w:r w:rsidR="00C35419" w:rsidRPr="00C35419">
        <w:rPr>
          <w:rFonts w:eastAsiaTheme="minorEastAsia"/>
          <w:position w:val="-12"/>
          <w:sz w:val="24"/>
        </w:rPr>
        <w:object w:dxaOrig="480" w:dyaOrig="360" w14:anchorId="0830CA56">
          <v:shape id="_x0000_i1133" type="#_x0000_t75" style="width:24pt;height:18pt" o:ole="">
            <v:imagedata r:id="rId187" o:title=""/>
          </v:shape>
          <o:OLEObject Type="Embed" ProgID="Equation.DSMT4" ShapeID="_x0000_i1133" DrawAspect="Content" ObjectID="_1651305918" r:id="rId188"/>
        </w:object>
      </w:r>
      <w:r w:rsidRPr="00433AC9">
        <w:rPr>
          <w:rFonts w:eastAsiaTheme="minorEastAsia"/>
          <w:sz w:val="24"/>
        </w:rPr>
        <w:t>表示实际驱动</w:t>
      </w:r>
      <w:r w:rsidRPr="00433AC9">
        <w:rPr>
          <w:rFonts w:eastAsiaTheme="minorEastAsia"/>
          <w:sz w:val="24"/>
        </w:rPr>
        <w:t>/</w:t>
      </w:r>
      <w:r w:rsidRPr="00433AC9">
        <w:rPr>
          <w:rFonts w:eastAsiaTheme="minorEastAsia"/>
          <w:sz w:val="24"/>
        </w:rPr>
        <w:t>制动力矩；</w:t>
      </w:r>
      <w:r w:rsidR="001C6386" w:rsidRPr="001C6386">
        <w:rPr>
          <w:rFonts w:eastAsiaTheme="minorEastAsia"/>
          <w:position w:val="-12"/>
          <w:sz w:val="24"/>
        </w:rPr>
        <w:object w:dxaOrig="279" w:dyaOrig="360" w14:anchorId="52CF053B">
          <v:shape id="_x0000_i1134" type="#_x0000_t75" style="width:13.9pt;height:18pt" o:ole="">
            <v:imagedata r:id="rId189" o:title=""/>
          </v:shape>
          <o:OLEObject Type="Embed" ProgID="Equation.DSMT4" ShapeID="_x0000_i1134" DrawAspect="Content" ObjectID="_1651305919" r:id="rId190"/>
        </w:object>
      </w:r>
      <w:r w:rsidRPr="00433AC9">
        <w:rPr>
          <w:rFonts w:eastAsiaTheme="minorEastAsia"/>
          <w:sz w:val="24"/>
        </w:rPr>
        <w:t>表示车辆的质量；</w:t>
      </w:r>
      <w:r w:rsidRPr="00433AC9">
        <w:rPr>
          <w:rFonts w:eastAsiaTheme="minorEastAsia"/>
          <w:position w:val="-10"/>
          <w:sz w:val="24"/>
        </w:rPr>
        <w:object w:dxaOrig="840" w:dyaOrig="300" w14:anchorId="6B0886EA">
          <v:shape id="_x0000_i1135" type="#_x0000_t75" style="width:42pt;height:15pt" o:ole="">
            <v:imagedata r:id="rId191" o:title=""/>
          </v:shape>
          <o:OLEObject Type="Embed" ProgID="Equation.DSMT4" ShapeID="_x0000_i1135" DrawAspect="Content" ObjectID="_1651305920" r:id="rId192"/>
        </w:object>
      </w:r>
      <w:r w:rsidRPr="00433AC9">
        <w:rPr>
          <w:rFonts w:eastAsiaTheme="minorEastAsia"/>
          <w:sz w:val="24"/>
        </w:rPr>
        <w:t>；</w:t>
      </w:r>
      <w:r w:rsidR="00C35419" w:rsidRPr="00C35419">
        <w:rPr>
          <w:rFonts w:eastAsiaTheme="minorEastAsia"/>
          <w:position w:val="-12"/>
          <w:sz w:val="24"/>
        </w:rPr>
        <w:object w:dxaOrig="260" w:dyaOrig="360" w14:anchorId="412CC115">
          <v:shape id="_x0000_i1136" type="#_x0000_t75" style="width:13.15pt;height:18pt" o:ole="">
            <v:imagedata r:id="rId193" o:title=""/>
          </v:shape>
          <o:OLEObject Type="Embed" ProgID="Equation.DSMT4" ShapeID="_x0000_i1136" DrawAspect="Content" ObjectID="_1651305921" r:id="rId194"/>
        </w:object>
      </w:r>
      <w:r w:rsidRPr="00433AC9">
        <w:rPr>
          <w:rFonts w:eastAsiaTheme="minorEastAsia"/>
          <w:sz w:val="24"/>
        </w:rPr>
        <w:t>为车轮半径；</w:t>
      </w:r>
      <w:r w:rsidRPr="00433AC9">
        <w:rPr>
          <w:rFonts w:eastAsiaTheme="minorEastAsia"/>
          <w:position w:val="-10"/>
          <w:sz w:val="24"/>
        </w:rPr>
        <w:object w:dxaOrig="240" w:dyaOrig="300" w14:anchorId="6CF8290E">
          <v:shape id="_x0000_i1137" type="#_x0000_t75" style="width:12pt;height:15pt" o:ole="">
            <v:imagedata r:id="rId110" o:title=""/>
          </v:shape>
          <o:OLEObject Type="Embed" ProgID="Equation.DSMT4" ShapeID="_x0000_i1137" DrawAspect="Content" ObjectID="_1651305922" r:id="rId195"/>
        </w:object>
      </w:r>
      <w:r w:rsidRPr="00433AC9">
        <w:rPr>
          <w:rFonts w:eastAsiaTheme="minorEastAsia"/>
          <w:sz w:val="24"/>
        </w:rPr>
        <w:t>为扰动上界，</w:t>
      </w:r>
      <w:r w:rsidRPr="00433AC9">
        <w:rPr>
          <w:rFonts w:eastAsiaTheme="minorEastAsia"/>
          <w:position w:val="-10"/>
          <w:sz w:val="24"/>
        </w:rPr>
        <w:object w:dxaOrig="240" w:dyaOrig="300" w14:anchorId="074BE38B">
          <v:shape id="_x0000_i1138" type="#_x0000_t75" style="width:12pt;height:15pt" o:ole="">
            <v:imagedata r:id="rId112" o:title=""/>
          </v:shape>
          <o:OLEObject Type="Embed" ProgID="Equation.DSMT4" ShapeID="_x0000_i1138" DrawAspect="Content" ObjectID="_1651305923" r:id="rId196"/>
        </w:object>
      </w:r>
      <w:r w:rsidRPr="00433AC9">
        <w:rPr>
          <w:rFonts w:eastAsiaTheme="minorEastAsia"/>
          <w:sz w:val="24"/>
        </w:rPr>
        <w:t>是常数。</w:t>
      </w:r>
    </w:p>
    <w:p w14:paraId="70C9225C" w14:textId="1FB83CEC" w:rsidR="00295418" w:rsidRPr="00433AC9" w:rsidRDefault="00295418" w:rsidP="00433AC9">
      <w:pPr>
        <w:spacing w:line="360" w:lineRule="auto"/>
        <w:ind w:firstLineChars="200" w:firstLine="480"/>
        <w:rPr>
          <w:rFonts w:eastAsiaTheme="minorEastAsia"/>
          <w:sz w:val="24"/>
        </w:rPr>
      </w:pPr>
      <w:r w:rsidRPr="00433AC9">
        <w:rPr>
          <w:rFonts w:eastAsiaTheme="minorEastAsia"/>
          <w:sz w:val="24"/>
        </w:rPr>
        <w:t>车辆的驱制动力矩</w:t>
      </w:r>
      <w:r w:rsidR="001C6386" w:rsidRPr="001C6386">
        <w:rPr>
          <w:rFonts w:eastAsiaTheme="minorEastAsia"/>
          <w:position w:val="-12"/>
          <w:sz w:val="24"/>
        </w:rPr>
        <w:object w:dxaOrig="480" w:dyaOrig="360" w14:anchorId="0564FCE1">
          <v:shape id="_x0000_i1139" type="#_x0000_t75" style="width:24pt;height:18pt" o:ole="">
            <v:imagedata r:id="rId197" o:title=""/>
          </v:shape>
          <o:OLEObject Type="Embed" ProgID="Equation.DSMT4" ShapeID="_x0000_i1139" DrawAspect="Content" ObjectID="_1651305924" r:id="rId198"/>
        </w:object>
      </w:r>
      <w:r w:rsidRPr="00433AC9">
        <w:rPr>
          <w:rFonts w:eastAsiaTheme="minorEastAsia"/>
          <w:sz w:val="24"/>
        </w:rPr>
        <w:t>的计算公式如下：</w:t>
      </w:r>
    </w:p>
    <w:p w14:paraId="6F380AAC" w14:textId="77777777" w:rsidR="00295418" w:rsidRPr="00433AC9" w:rsidRDefault="00295418" w:rsidP="00433AC9">
      <w:pPr>
        <w:pStyle w:val="a7"/>
        <w:spacing w:line="360" w:lineRule="auto"/>
        <w:ind w:left="915" w:firstLineChars="0" w:firstLine="0"/>
        <w:jc w:val="center"/>
        <w:rPr>
          <w:rFonts w:eastAsiaTheme="minorEastAsia"/>
          <w:sz w:val="24"/>
        </w:rPr>
      </w:pPr>
      <w:r w:rsidRPr="00433AC9">
        <w:rPr>
          <w:rFonts w:eastAsiaTheme="minorEastAsia"/>
          <w:position w:val="-76"/>
          <w:sz w:val="24"/>
        </w:rPr>
        <w:object w:dxaOrig="4599" w:dyaOrig="1640" w14:anchorId="0E45EBC1">
          <v:shape id="_x0000_i1140" type="#_x0000_t75" style="width:230.25pt;height:82.5pt" o:ole="">
            <v:imagedata r:id="rId116" o:title=""/>
          </v:shape>
          <o:OLEObject Type="Embed" ProgID="Equation.DSMT4" ShapeID="_x0000_i1140" DrawAspect="Content" ObjectID="_1651305925" r:id="rId199"/>
        </w:object>
      </w:r>
      <w:r w:rsidRPr="00433AC9">
        <w:rPr>
          <w:rFonts w:eastAsiaTheme="minorEastAsia"/>
          <w:sz w:val="24"/>
        </w:rPr>
        <w:t>；</w:t>
      </w:r>
    </w:p>
    <w:p w14:paraId="53FE64F0" w14:textId="77777777" w:rsidR="00C240CD" w:rsidRPr="00433AC9" w:rsidRDefault="00295418" w:rsidP="00433AC9">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0"/>
          <w:sz w:val="24"/>
        </w:rPr>
        <w:object w:dxaOrig="499" w:dyaOrig="279" w14:anchorId="2B71FE71">
          <v:shape id="_x0000_i1141" type="#_x0000_t75" style="width:25.15pt;height:14.65pt" o:ole="">
            <v:imagedata r:id="rId118" o:title=""/>
          </v:shape>
          <o:OLEObject Type="Embed" ProgID="Equation.DSMT4" ShapeID="_x0000_i1141" DrawAspect="Content" ObjectID="_1651305926" r:id="rId200"/>
        </w:object>
      </w:r>
      <w:r w:rsidRPr="00433AC9">
        <w:rPr>
          <w:rFonts w:eastAsiaTheme="minorEastAsia"/>
          <w:sz w:val="24"/>
        </w:rPr>
        <w:t>；</w:t>
      </w:r>
      <w:r w:rsidRPr="00433AC9">
        <w:rPr>
          <w:rFonts w:eastAsiaTheme="minorEastAsia"/>
          <w:position w:val="-28"/>
          <w:sz w:val="24"/>
        </w:rPr>
        <w:object w:dxaOrig="1560" w:dyaOrig="660" w14:anchorId="4F3AF8C9">
          <v:shape id="_x0000_i1142" type="#_x0000_t75" style="width:78pt;height:33pt" o:ole="">
            <v:imagedata r:id="rId120" o:title=""/>
          </v:shape>
          <o:OLEObject Type="Embed" ProgID="Equation.DSMT4" ShapeID="_x0000_i1142" DrawAspect="Content" ObjectID="_1651305927" r:id="rId201"/>
        </w:object>
      </w:r>
      <w:r w:rsidRPr="00433AC9">
        <w:rPr>
          <w:rFonts w:eastAsiaTheme="minorEastAsia"/>
          <w:sz w:val="24"/>
        </w:rPr>
        <w:t>。</w:t>
      </w:r>
    </w:p>
    <w:p w14:paraId="61734026" w14:textId="77777777" w:rsidR="00295418" w:rsidRPr="00433AC9" w:rsidRDefault="00132FD8" w:rsidP="00433AC9">
      <w:pPr>
        <w:spacing w:line="360" w:lineRule="auto"/>
        <w:ind w:firstLineChars="100" w:firstLine="240"/>
        <w:rPr>
          <w:rFonts w:eastAsiaTheme="minorEastAsia"/>
          <w:sz w:val="24"/>
        </w:rPr>
      </w:pPr>
      <w:r w:rsidRPr="00433AC9">
        <w:rPr>
          <w:rFonts w:eastAsiaTheme="minorEastAsia"/>
          <w:sz w:val="24"/>
        </w:rPr>
        <w:lastRenderedPageBreak/>
        <w:t>与现有技术相比，本</w:t>
      </w:r>
      <w:r w:rsidR="00BA1B64" w:rsidRPr="00433AC9">
        <w:rPr>
          <w:rFonts w:eastAsiaTheme="minorEastAsia"/>
          <w:sz w:val="24"/>
        </w:rPr>
        <w:t>发明</w:t>
      </w:r>
      <w:r w:rsidRPr="00433AC9">
        <w:rPr>
          <w:rFonts w:eastAsiaTheme="minorEastAsia"/>
          <w:sz w:val="24"/>
        </w:rPr>
        <w:t>所具有的有益效果为：</w:t>
      </w:r>
    </w:p>
    <w:p w14:paraId="1D70E067" w14:textId="77777777" w:rsidR="00295418" w:rsidRPr="00433AC9" w:rsidRDefault="00295418" w:rsidP="00433AC9">
      <w:pPr>
        <w:pStyle w:val="a7"/>
        <w:numPr>
          <w:ilvl w:val="1"/>
          <w:numId w:val="11"/>
        </w:numPr>
        <w:spacing w:line="360" w:lineRule="auto"/>
        <w:ind w:firstLineChars="0"/>
        <w:rPr>
          <w:rFonts w:eastAsiaTheme="minorEastAsia"/>
          <w:sz w:val="24"/>
        </w:rPr>
      </w:pPr>
      <w:r w:rsidRPr="00433AC9">
        <w:rPr>
          <w:rFonts w:eastAsiaTheme="minorEastAsia"/>
          <w:sz w:val="24"/>
        </w:rPr>
        <w:t>本发明提出了一种分层控制策略，设计上层间距保持控制器，根据前车、领航车的位姿、车速推算出本车的期望速度，将协同巡航控制任务转换为速度跟踪的问题；</w:t>
      </w:r>
    </w:p>
    <w:p w14:paraId="0E5D86CB" w14:textId="77777777" w:rsidR="00295418" w:rsidRPr="00433AC9" w:rsidRDefault="00295418" w:rsidP="00433AC9">
      <w:pPr>
        <w:pStyle w:val="a7"/>
        <w:numPr>
          <w:ilvl w:val="1"/>
          <w:numId w:val="11"/>
        </w:numPr>
        <w:spacing w:line="360" w:lineRule="auto"/>
        <w:ind w:firstLineChars="0"/>
        <w:rPr>
          <w:rFonts w:eastAsiaTheme="minorEastAsia"/>
          <w:sz w:val="24"/>
        </w:rPr>
      </w:pPr>
      <w:r w:rsidRPr="00433AC9">
        <w:rPr>
          <w:rFonts w:eastAsiaTheme="minorEastAsia"/>
          <w:sz w:val="24"/>
        </w:rPr>
        <w:t>基于相似性原理将车辆运动学模型由笛卡尔坐标系转化到</w:t>
      </w:r>
      <w:proofErr w:type="spellStart"/>
      <w:r w:rsidRPr="00433AC9">
        <w:rPr>
          <w:rFonts w:eastAsiaTheme="minorEastAsia"/>
          <w:sz w:val="24"/>
        </w:rPr>
        <w:t>Frenet</w:t>
      </w:r>
      <w:proofErr w:type="spellEnd"/>
      <w:r w:rsidRPr="00433AC9">
        <w:rPr>
          <w:rFonts w:eastAsiaTheme="minorEastAsia"/>
          <w:sz w:val="24"/>
        </w:rPr>
        <w:t>坐标系下，考虑了实际道路的曲率，能实现弯道的巡航控制；</w:t>
      </w:r>
    </w:p>
    <w:p w14:paraId="3508D624" w14:textId="77777777" w:rsidR="00C240CD" w:rsidRPr="00433AC9" w:rsidRDefault="00295418" w:rsidP="00433AC9">
      <w:pPr>
        <w:pStyle w:val="a7"/>
        <w:numPr>
          <w:ilvl w:val="1"/>
          <w:numId w:val="11"/>
        </w:numPr>
        <w:spacing w:line="360" w:lineRule="auto"/>
        <w:ind w:firstLineChars="0"/>
        <w:rPr>
          <w:rFonts w:eastAsiaTheme="minorEastAsia"/>
          <w:sz w:val="24"/>
        </w:rPr>
      </w:pPr>
      <w:r w:rsidRPr="00433AC9">
        <w:rPr>
          <w:rFonts w:eastAsiaTheme="minorEastAsia"/>
          <w:sz w:val="24"/>
        </w:rPr>
        <w:t>考虑了风阻二次项、车辆载重变化、加速度波动等未知扰动的作用，设计自适应律在线估计扰动的上界，基于稳定性原理设计下层速度跟踪控制器，能在未知扰动作用下保证系统的稳定性。</w:t>
      </w:r>
    </w:p>
    <w:p w14:paraId="2F0BE5FE" w14:textId="77777777" w:rsidR="00132FD8" w:rsidRPr="00433AC9" w:rsidRDefault="00CB74A4" w:rsidP="00433AC9">
      <w:pPr>
        <w:spacing w:line="360" w:lineRule="auto"/>
        <w:rPr>
          <w:rFonts w:eastAsiaTheme="minorEastAsia"/>
          <w:sz w:val="24"/>
        </w:rPr>
      </w:pPr>
      <w:r w:rsidRPr="00433AC9">
        <w:rPr>
          <w:rFonts w:eastAsiaTheme="minorEastAsia"/>
          <w:sz w:val="24"/>
        </w:rPr>
        <w:t>附图说明</w:t>
      </w:r>
    </w:p>
    <w:p w14:paraId="7C6D4E62" w14:textId="2884C180" w:rsidR="00861AA9" w:rsidRPr="00433AC9" w:rsidRDefault="00295418" w:rsidP="00E07D6C">
      <w:pPr>
        <w:spacing w:line="360" w:lineRule="auto"/>
        <w:ind w:firstLineChars="200" w:firstLine="480"/>
        <w:rPr>
          <w:rFonts w:eastAsiaTheme="minorEastAsia"/>
          <w:sz w:val="24"/>
        </w:rPr>
      </w:pPr>
      <w:r w:rsidRPr="00433AC9">
        <w:rPr>
          <w:rFonts w:eastAsiaTheme="minorEastAsia"/>
          <w:sz w:val="24"/>
        </w:rPr>
        <w:t>图</w:t>
      </w:r>
      <w:r w:rsidRPr="00433AC9">
        <w:rPr>
          <w:rFonts w:eastAsiaTheme="minorEastAsia"/>
          <w:sz w:val="24"/>
        </w:rPr>
        <w:t>1</w:t>
      </w:r>
      <w:r w:rsidRPr="00433AC9">
        <w:rPr>
          <w:rFonts w:eastAsiaTheme="minorEastAsia"/>
          <w:sz w:val="24"/>
        </w:rPr>
        <w:t>为本发明实验线路图；</w:t>
      </w:r>
    </w:p>
    <w:p w14:paraId="1A220DD8"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图</w:t>
      </w:r>
      <w:r w:rsidRPr="00433AC9">
        <w:rPr>
          <w:rFonts w:eastAsiaTheme="minorEastAsia"/>
          <w:sz w:val="24"/>
        </w:rPr>
        <w:t>2</w:t>
      </w:r>
      <w:r w:rsidRPr="00433AC9">
        <w:rPr>
          <w:rFonts w:eastAsiaTheme="minorEastAsia"/>
          <w:sz w:val="24"/>
        </w:rPr>
        <w:t>为本发明领航者</w:t>
      </w:r>
      <w:r w:rsidRPr="00433AC9">
        <w:rPr>
          <w:rFonts w:eastAsiaTheme="minorEastAsia"/>
          <w:sz w:val="24"/>
        </w:rPr>
        <w:t>-</w:t>
      </w:r>
      <w:r w:rsidRPr="00433AC9">
        <w:rPr>
          <w:rFonts w:eastAsiaTheme="minorEastAsia"/>
          <w:sz w:val="24"/>
        </w:rPr>
        <w:t>前车跟随式车辆队列信息流拓扑结构；</w:t>
      </w:r>
    </w:p>
    <w:p w14:paraId="2779E638"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图</w:t>
      </w:r>
      <w:r w:rsidRPr="00433AC9">
        <w:rPr>
          <w:rFonts w:eastAsiaTheme="minorEastAsia"/>
          <w:sz w:val="24"/>
        </w:rPr>
        <w:t xml:space="preserve">3 </w:t>
      </w:r>
      <w:proofErr w:type="spellStart"/>
      <w:r w:rsidRPr="00433AC9">
        <w:rPr>
          <w:rFonts w:eastAsiaTheme="minorEastAsia"/>
          <w:sz w:val="24"/>
        </w:rPr>
        <w:t>Frenet</w:t>
      </w:r>
      <w:proofErr w:type="spellEnd"/>
      <w:r w:rsidRPr="00433AC9">
        <w:rPr>
          <w:rFonts w:eastAsiaTheme="minorEastAsia"/>
          <w:sz w:val="24"/>
        </w:rPr>
        <w:t>坐标系下车辆运动学建模示意图；</w:t>
      </w:r>
    </w:p>
    <w:p w14:paraId="0A81C884" w14:textId="0800092B" w:rsidR="00CB74A4" w:rsidRDefault="00295418" w:rsidP="00E07D6C">
      <w:pPr>
        <w:spacing w:line="360" w:lineRule="auto"/>
        <w:ind w:firstLineChars="200" w:firstLine="480"/>
        <w:rPr>
          <w:ins w:id="43" w:author="TR" w:date="2019-10-30T10:04:00Z"/>
          <w:rFonts w:eastAsiaTheme="minorEastAsia"/>
          <w:sz w:val="24"/>
        </w:rPr>
      </w:pPr>
      <w:r w:rsidRPr="00433AC9">
        <w:rPr>
          <w:rFonts w:eastAsiaTheme="minorEastAsia"/>
          <w:sz w:val="24"/>
        </w:rPr>
        <w:t>图</w:t>
      </w:r>
      <w:r w:rsidRPr="00433AC9">
        <w:rPr>
          <w:rFonts w:eastAsiaTheme="minorEastAsia"/>
          <w:sz w:val="24"/>
        </w:rPr>
        <w:t>4</w:t>
      </w:r>
      <w:r w:rsidRPr="00433AC9">
        <w:rPr>
          <w:rFonts w:eastAsiaTheme="minorEastAsia"/>
          <w:sz w:val="24"/>
        </w:rPr>
        <w:t>为本发明车辆纵向受力示意图</w:t>
      </w:r>
      <w:r w:rsidR="00CB74A4" w:rsidRPr="00433AC9">
        <w:rPr>
          <w:rFonts w:eastAsiaTheme="minorEastAsia"/>
          <w:sz w:val="24"/>
        </w:rPr>
        <w:t>。</w:t>
      </w:r>
    </w:p>
    <w:p w14:paraId="046C7CE8" w14:textId="2E33D8BA" w:rsidR="00E86995" w:rsidRPr="00433AC9" w:rsidRDefault="00E86995" w:rsidP="00E07D6C">
      <w:pPr>
        <w:spacing w:line="360" w:lineRule="auto"/>
        <w:ind w:firstLineChars="200" w:firstLine="480"/>
        <w:rPr>
          <w:rFonts w:eastAsiaTheme="minorEastAsia"/>
          <w:sz w:val="24"/>
        </w:rPr>
      </w:pPr>
      <w:ins w:id="44" w:author="TR" w:date="2019-10-30T10:04:00Z">
        <w:r>
          <w:rPr>
            <w:rFonts w:eastAsiaTheme="minorEastAsia" w:hint="eastAsia"/>
            <w:sz w:val="24"/>
          </w:rPr>
          <w:t>图</w:t>
        </w:r>
        <w:r>
          <w:rPr>
            <w:rFonts w:eastAsiaTheme="minorEastAsia" w:hint="eastAsia"/>
            <w:sz w:val="24"/>
          </w:rPr>
          <w:t>5</w:t>
        </w:r>
        <w:r>
          <w:rPr>
            <w:rFonts w:eastAsiaTheme="minorEastAsia" w:hint="eastAsia"/>
            <w:sz w:val="24"/>
          </w:rPr>
          <w:t>为</w:t>
        </w:r>
      </w:ins>
      <w:ins w:id="45" w:author="TR" w:date="2019-10-30T10:05:00Z">
        <w:r>
          <w:rPr>
            <w:rFonts w:eastAsiaTheme="minorEastAsia" w:hint="eastAsia"/>
            <w:sz w:val="24"/>
          </w:rPr>
          <w:t>车辆队列协同纵向控制结构图</w:t>
        </w:r>
      </w:ins>
    </w:p>
    <w:p w14:paraId="2FF61F16" w14:textId="77777777" w:rsidR="00CB74A4" w:rsidRPr="00433AC9" w:rsidRDefault="00CB74A4" w:rsidP="00433AC9">
      <w:pPr>
        <w:spacing w:line="360" w:lineRule="auto"/>
        <w:rPr>
          <w:rFonts w:eastAsiaTheme="minorEastAsia"/>
          <w:sz w:val="24"/>
        </w:rPr>
      </w:pPr>
      <w:r w:rsidRPr="00433AC9">
        <w:rPr>
          <w:rFonts w:eastAsiaTheme="minorEastAsia"/>
          <w:sz w:val="24"/>
        </w:rPr>
        <w:t>具体实施方式</w:t>
      </w:r>
    </w:p>
    <w:p w14:paraId="10134C23"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本实例由三辆长</w:t>
      </w:r>
      <w:r w:rsidRPr="00433AC9">
        <w:rPr>
          <w:rFonts w:eastAsiaTheme="minorEastAsia"/>
          <w:sz w:val="24"/>
        </w:rPr>
        <w:t>10m</w:t>
      </w:r>
      <w:r w:rsidRPr="00433AC9">
        <w:rPr>
          <w:rFonts w:eastAsiaTheme="minorEastAsia"/>
          <w:sz w:val="24"/>
        </w:rPr>
        <w:t>的智能驾驶客车组成车辆队列，每辆车均安装星</w:t>
      </w:r>
      <w:proofErr w:type="gramStart"/>
      <w:r w:rsidRPr="00433AC9">
        <w:rPr>
          <w:rFonts w:eastAsiaTheme="minorEastAsia"/>
          <w:sz w:val="24"/>
        </w:rPr>
        <w:t>网宇达</w:t>
      </w:r>
      <w:proofErr w:type="gramEnd"/>
      <w:r w:rsidRPr="00433AC9">
        <w:rPr>
          <w:rFonts w:eastAsiaTheme="minorEastAsia"/>
          <w:sz w:val="24"/>
        </w:rPr>
        <w:t>XW-GI7660</w:t>
      </w:r>
      <w:proofErr w:type="gramStart"/>
      <w:r w:rsidRPr="00433AC9">
        <w:rPr>
          <w:rFonts w:eastAsiaTheme="minorEastAsia"/>
          <w:sz w:val="24"/>
        </w:rPr>
        <w:t>组合惯导和</w:t>
      </w:r>
      <w:proofErr w:type="gramEnd"/>
      <w:r w:rsidRPr="00433AC9">
        <w:rPr>
          <w:rFonts w:eastAsiaTheme="minorEastAsia"/>
          <w:sz w:val="24"/>
        </w:rPr>
        <w:t>星云互联智能车载终端</w:t>
      </w:r>
      <w:r w:rsidRPr="00433AC9">
        <w:rPr>
          <w:rFonts w:eastAsiaTheme="minorEastAsia"/>
          <w:sz w:val="24"/>
        </w:rPr>
        <w:t>V-Box</w:t>
      </w:r>
      <w:r w:rsidRPr="00433AC9">
        <w:rPr>
          <w:rFonts w:eastAsiaTheme="minorEastAsia"/>
          <w:sz w:val="24"/>
        </w:rPr>
        <w:t>，车辆实时的位置、航向、车速均由该</w:t>
      </w:r>
      <w:proofErr w:type="gramStart"/>
      <w:r w:rsidRPr="00433AC9">
        <w:rPr>
          <w:rFonts w:eastAsiaTheme="minorEastAsia"/>
          <w:sz w:val="24"/>
        </w:rPr>
        <w:t>组合惯导反馈</w:t>
      </w:r>
      <w:proofErr w:type="gramEnd"/>
      <w:r w:rsidRPr="00433AC9">
        <w:rPr>
          <w:rFonts w:eastAsiaTheme="minorEastAsia"/>
          <w:sz w:val="24"/>
        </w:rPr>
        <w:t>，在如图</w:t>
      </w:r>
      <w:r w:rsidRPr="00433AC9">
        <w:rPr>
          <w:rFonts w:eastAsiaTheme="minorEastAsia"/>
          <w:sz w:val="24"/>
        </w:rPr>
        <w:t>1</w:t>
      </w:r>
      <w:r w:rsidRPr="00433AC9">
        <w:rPr>
          <w:rFonts w:eastAsiaTheme="minorEastAsia"/>
          <w:sz w:val="24"/>
        </w:rPr>
        <w:t>所示的全程长度约为</w:t>
      </w:r>
      <w:r w:rsidRPr="00433AC9">
        <w:rPr>
          <w:rFonts w:eastAsiaTheme="minorEastAsia"/>
          <w:sz w:val="24"/>
        </w:rPr>
        <w:t>3.5</w:t>
      </w:r>
      <w:r w:rsidRPr="00433AC9">
        <w:rPr>
          <w:rFonts w:eastAsiaTheme="minorEastAsia"/>
          <w:sz w:val="24"/>
        </w:rPr>
        <w:t>公里、包含四个弯道的双向四车道进行车辆队列协同自</w:t>
      </w:r>
      <w:proofErr w:type="gramStart"/>
      <w:r w:rsidRPr="00433AC9">
        <w:rPr>
          <w:rFonts w:eastAsiaTheme="minorEastAsia"/>
          <w:sz w:val="24"/>
        </w:rPr>
        <w:t>适应抗扰纵向</w:t>
      </w:r>
      <w:proofErr w:type="gramEnd"/>
      <w:r w:rsidRPr="00433AC9">
        <w:rPr>
          <w:rFonts w:eastAsiaTheme="minorEastAsia"/>
          <w:sz w:val="24"/>
        </w:rPr>
        <w:t>控制实验。</w:t>
      </w:r>
    </w:p>
    <w:p w14:paraId="4F5C9695" w14:textId="565A0905" w:rsidR="00295418" w:rsidRPr="00433AC9" w:rsidRDefault="0080094F" w:rsidP="00E07D6C">
      <w:pPr>
        <w:spacing w:line="360" w:lineRule="auto"/>
        <w:ind w:firstLineChars="200" w:firstLine="480"/>
        <w:rPr>
          <w:rFonts w:eastAsiaTheme="minorEastAsia"/>
          <w:sz w:val="24"/>
        </w:rPr>
      </w:pPr>
      <w:commentRangeStart w:id="46"/>
      <w:ins w:id="47" w:author="TR" w:date="2019-10-30T10:11:00Z">
        <w:r>
          <w:rPr>
            <w:rFonts w:eastAsiaTheme="minorEastAsia" w:hint="eastAsia"/>
            <w:sz w:val="24"/>
          </w:rPr>
          <w:t>控制结构如图</w:t>
        </w:r>
        <w:r>
          <w:rPr>
            <w:rFonts w:eastAsiaTheme="minorEastAsia" w:hint="eastAsia"/>
            <w:sz w:val="24"/>
          </w:rPr>
          <w:t>5</w:t>
        </w:r>
        <w:r>
          <w:rPr>
            <w:rFonts w:eastAsiaTheme="minorEastAsia" w:hint="eastAsia"/>
            <w:sz w:val="24"/>
          </w:rPr>
          <w:t>所示，</w:t>
        </w:r>
      </w:ins>
      <w:commentRangeEnd w:id="46"/>
      <w:ins w:id="48" w:author="TR" w:date="2019-10-30T10:12:00Z">
        <w:r w:rsidR="00FF00B7">
          <w:rPr>
            <w:rStyle w:val="aa"/>
          </w:rPr>
          <w:commentReference w:id="46"/>
        </w:r>
      </w:ins>
      <w:r w:rsidR="00295418" w:rsidRPr="00433AC9">
        <w:rPr>
          <w:rFonts w:eastAsiaTheme="minorEastAsia"/>
          <w:sz w:val="24"/>
        </w:rPr>
        <w:t>本发明包括以下步骤：</w:t>
      </w:r>
    </w:p>
    <w:p w14:paraId="2E09B0FD" w14:textId="77777777" w:rsidR="00295418" w:rsidRPr="00433AC9" w:rsidRDefault="00295418" w:rsidP="00433AC9">
      <w:pPr>
        <w:pStyle w:val="a7"/>
        <w:numPr>
          <w:ilvl w:val="0"/>
          <w:numId w:val="10"/>
        </w:numPr>
        <w:spacing w:line="360" w:lineRule="auto"/>
        <w:ind w:firstLineChars="0"/>
        <w:rPr>
          <w:rFonts w:eastAsiaTheme="minorEastAsia"/>
          <w:sz w:val="24"/>
        </w:rPr>
      </w:pPr>
      <w:r w:rsidRPr="00433AC9">
        <w:rPr>
          <w:rFonts w:eastAsiaTheme="minorEastAsia"/>
          <w:sz w:val="24"/>
        </w:rPr>
        <w:t>构建领航者</w:t>
      </w:r>
      <w:r w:rsidRPr="00433AC9">
        <w:rPr>
          <w:rFonts w:eastAsiaTheme="minorEastAsia"/>
          <w:sz w:val="24"/>
        </w:rPr>
        <w:t>-</w:t>
      </w:r>
      <w:r w:rsidRPr="00433AC9">
        <w:rPr>
          <w:rFonts w:eastAsiaTheme="minorEastAsia"/>
          <w:sz w:val="24"/>
        </w:rPr>
        <w:t>前车跟随式车辆队列，所述车辆队列中</w:t>
      </w:r>
      <w:proofErr w:type="gramStart"/>
      <w:r w:rsidRPr="00433AC9">
        <w:rPr>
          <w:rFonts w:eastAsiaTheme="minorEastAsia"/>
          <w:sz w:val="24"/>
        </w:rPr>
        <w:t>沿车辆</w:t>
      </w:r>
      <w:proofErr w:type="gramEnd"/>
      <w:r w:rsidRPr="00433AC9">
        <w:rPr>
          <w:rFonts w:eastAsiaTheme="minorEastAsia"/>
          <w:sz w:val="24"/>
        </w:rPr>
        <w:t>行驶方向，排头车辆为领航车、其他车辆为跟随车；</w:t>
      </w:r>
    </w:p>
    <w:p w14:paraId="44D7B21A" w14:textId="77777777" w:rsidR="00295418" w:rsidRPr="00433AC9" w:rsidRDefault="00295418" w:rsidP="00433AC9">
      <w:pPr>
        <w:pStyle w:val="a7"/>
        <w:numPr>
          <w:ilvl w:val="0"/>
          <w:numId w:val="10"/>
        </w:numPr>
        <w:spacing w:line="360" w:lineRule="auto"/>
        <w:ind w:firstLineChars="0"/>
        <w:rPr>
          <w:rFonts w:eastAsiaTheme="minorEastAsia"/>
          <w:sz w:val="24"/>
        </w:rPr>
      </w:pPr>
      <w:r w:rsidRPr="00433AC9">
        <w:rPr>
          <w:rFonts w:eastAsiaTheme="minorEastAsia"/>
          <w:sz w:val="24"/>
        </w:rPr>
        <w:t>在</w:t>
      </w:r>
      <w:proofErr w:type="spellStart"/>
      <w:r w:rsidRPr="00433AC9">
        <w:rPr>
          <w:rFonts w:eastAsiaTheme="minorEastAsia"/>
          <w:sz w:val="24"/>
        </w:rPr>
        <w:t>Frenet</w:t>
      </w:r>
      <w:proofErr w:type="spellEnd"/>
      <w:r w:rsidRPr="00433AC9">
        <w:rPr>
          <w:rFonts w:eastAsiaTheme="minorEastAsia"/>
          <w:sz w:val="24"/>
        </w:rPr>
        <w:t>坐标系下建立车辆的运动学模型，基于该运动学模型推导得到领航者</w:t>
      </w:r>
      <w:r w:rsidRPr="00433AC9">
        <w:rPr>
          <w:rFonts w:eastAsiaTheme="minorEastAsia"/>
          <w:sz w:val="24"/>
        </w:rPr>
        <w:t>-</w:t>
      </w:r>
      <w:r w:rsidRPr="00433AC9">
        <w:rPr>
          <w:rFonts w:eastAsiaTheme="minorEastAsia"/>
          <w:sz w:val="24"/>
        </w:rPr>
        <w:t>前车跟随式车辆队列</w:t>
      </w:r>
      <w:proofErr w:type="gramStart"/>
      <w:r w:rsidRPr="00433AC9">
        <w:rPr>
          <w:rFonts w:eastAsiaTheme="minorEastAsia"/>
          <w:sz w:val="24"/>
        </w:rPr>
        <w:t>的跟驰间距</w:t>
      </w:r>
      <w:proofErr w:type="gramEnd"/>
      <w:r w:rsidRPr="00433AC9">
        <w:rPr>
          <w:rFonts w:eastAsiaTheme="minorEastAsia"/>
          <w:sz w:val="24"/>
        </w:rPr>
        <w:t>误差模型；</w:t>
      </w:r>
    </w:p>
    <w:p w14:paraId="21D86145" w14:textId="77777777" w:rsidR="00295418" w:rsidRPr="00433AC9" w:rsidRDefault="00295418" w:rsidP="00433AC9">
      <w:pPr>
        <w:pStyle w:val="a7"/>
        <w:numPr>
          <w:ilvl w:val="0"/>
          <w:numId w:val="10"/>
        </w:numPr>
        <w:spacing w:line="360" w:lineRule="auto"/>
        <w:ind w:firstLineChars="0"/>
        <w:rPr>
          <w:rFonts w:eastAsiaTheme="minorEastAsia"/>
          <w:sz w:val="24"/>
        </w:rPr>
      </w:pPr>
      <w:r w:rsidRPr="00433AC9">
        <w:rPr>
          <w:rFonts w:eastAsiaTheme="minorEastAsia"/>
          <w:sz w:val="24"/>
        </w:rPr>
        <w:t>基于步骤</w:t>
      </w:r>
      <w:r w:rsidRPr="00433AC9">
        <w:rPr>
          <w:rFonts w:eastAsiaTheme="minorEastAsia"/>
          <w:sz w:val="24"/>
        </w:rPr>
        <w:t>2</w:t>
      </w:r>
      <w:r w:rsidRPr="00433AC9">
        <w:rPr>
          <w:rFonts w:eastAsiaTheme="minorEastAsia"/>
          <w:sz w:val="24"/>
        </w:rPr>
        <w:t>）中</w:t>
      </w:r>
      <w:proofErr w:type="gramStart"/>
      <w:r w:rsidRPr="00433AC9">
        <w:rPr>
          <w:rFonts w:eastAsiaTheme="minorEastAsia"/>
          <w:sz w:val="24"/>
        </w:rPr>
        <w:t>的跟驰间距</w:t>
      </w:r>
      <w:proofErr w:type="gramEnd"/>
      <w:r w:rsidRPr="00433AC9">
        <w:rPr>
          <w:rFonts w:eastAsiaTheme="minorEastAsia"/>
          <w:sz w:val="24"/>
        </w:rPr>
        <w:t>误差模型设计上层间距保持控制器，根据前车、领航车的位姿、车速推算出本车的期望速度，所述间距保持控制器只应用于跟随车；</w:t>
      </w:r>
    </w:p>
    <w:p w14:paraId="05185508" w14:textId="77777777" w:rsidR="00295418" w:rsidRPr="00433AC9" w:rsidRDefault="00295418" w:rsidP="00433AC9">
      <w:pPr>
        <w:pStyle w:val="a7"/>
        <w:numPr>
          <w:ilvl w:val="0"/>
          <w:numId w:val="10"/>
        </w:numPr>
        <w:spacing w:line="360" w:lineRule="auto"/>
        <w:ind w:firstLineChars="0"/>
        <w:rPr>
          <w:rFonts w:eastAsiaTheme="minorEastAsia"/>
          <w:sz w:val="24"/>
        </w:rPr>
      </w:pPr>
      <w:r w:rsidRPr="00433AC9">
        <w:rPr>
          <w:rFonts w:eastAsiaTheme="minorEastAsia"/>
          <w:sz w:val="24"/>
        </w:rPr>
        <w:t>考虑未知扰动，建立车辆纵向非线性动力学模型；</w:t>
      </w:r>
    </w:p>
    <w:p w14:paraId="1182D9E4" w14:textId="77777777" w:rsidR="00295418" w:rsidRPr="00433AC9" w:rsidRDefault="00295418" w:rsidP="00433AC9">
      <w:pPr>
        <w:pStyle w:val="a7"/>
        <w:numPr>
          <w:ilvl w:val="0"/>
          <w:numId w:val="10"/>
        </w:numPr>
        <w:spacing w:line="360" w:lineRule="auto"/>
        <w:ind w:firstLineChars="0"/>
        <w:rPr>
          <w:rFonts w:eastAsiaTheme="minorEastAsia"/>
          <w:sz w:val="24"/>
        </w:rPr>
      </w:pPr>
      <w:r w:rsidRPr="00433AC9">
        <w:rPr>
          <w:rFonts w:eastAsiaTheme="minorEastAsia"/>
          <w:sz w:val="24"/>
        </w:rPr>
        <w:t>基于李雅普诺夫稳定性，设计自适应律在线估计未知扰动，并根据步骤</w:t>
      </w:r>
      <w:r w:rsidRPr="00433AC9">
        <w:rPr>
          <w:rFonts w:eastAsiaTheme="minorEastAsia"/>
          <w:sz w:val="24"/>
        </w:rPr>
        <w:t>4</w:t>
      </w:r>
      <w:r w:rsidRPr="00433AC9">
        <w:rPr>
          <w:rFonts w:eastAsiaTheme="minorEastAsia"/>
          <w:sz w:val="24"/>
        </w:rPr>
        <w:t>）中的车辆纵向非线性动力学模型，构建下层速度跟踪控制器，根据步骤</w:t>
      </w:r>
      <w:r w:rsidRPr="00433AC9">
        <w:rPr>
          <w:rFonts w:eastAsiaTheme="minorEastAsia"/>
          <w:sz w:val="24"/>
        </w:rPr>
        <w:t>3</w:t>
      </w:r>
      <w:r w:rsidRPr="00433AC9">
        <w:rPr>
          <w:rFonts w:eastAsiaTheme="minorEastAsia"/>
          <w:sz w:val="24"/>
        </w:rPr>
        <w:t>）中的期望</w:t>
      </w:r>
      <w:r w:rsidRPr="00433AC9">
        <w:rPr>
          <w:rFonts w:eastAsiaTheme="minorEastAsia"/>
          <w:sz w:val="24"/>
        </w:rPr>
        <w:lastRenderedPageBreak/>
        <w:t>速度和反馈的实际速度，计算得到车辆的驱制动力矩，所述速度跟踪控制器</w:t>
      </w:r>
      <w:proofErr w:type="gramStart"/>
      <w:r w:rsidRPr="00433AC9">
        <w:rPr>
          <w:rFonts w:eastAsiaTheme="minorEastAsia"/>
          <w:sz w:val="24"/>
        </w:rPr>
        <w:t>既应用</w:t>
      </w:r>
      <w:proofErr w:type="gramEnd"/>
      <w:r w:rsidRPr="00433AC9">
        <w:rPr>
          <w:rFonts w:eastAsiaTheme="minorEastAsia"/>
          <w:sz w:val="24"/>
        </w:rPr>
        <w:t>于跟随车也应用于领航车。</w:t>
      </w:r>
    </w:p>
    <w:p w14:paraId="63EDCC54"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所述步骤</w:t>
      </w:r>
      <w:r w:rsidRPr="00433AC9">
        <w:rPr>
          <w:rFonts w:eastAsiaTheme="minorEastAsia"/>
          <w:sz w:val="24"/>
        </w:rPr>
        <w:t>1</w:t>
      </w:r>
      <w:r w:rsidRPr="00433AC9">
        <w:rPr>
          <w:rFonts w:eastAsiaTheme="minorEastAsia"/>
          <w:sz w:val="24"/>
        </w:rPr>
        <w:t>）中所述领航者</w:t>
      </w:r>
      <w:r w:rsidRPr="00433AC9">
        <w:rPr>
          <w:rFonts w:eastAsiaTheme="minorEastAsia"/>
          <w:sz w:val="24"/>
        </w:rPr>
        <w:t>-</w:t>
      </w:r>
      <w:r w:rsidRPr="00433AC9">
        <w:rPr>
          <w:rFonts w:eastAsiaTheme="minorEastAsia"/>
          <w:sz w:val="24"/>
        </w:rPr>
        <w:t>前车跟随式车辆队列表示队列中跟随车辆通过</w:t>
      </w:r>
      <w:r w:rsidRPr="00433AC9">
        <w:rPr>
          <w:rFonts w:eastAsiaTheme="minorEastAsia"/>
          <w:sz w:val="24"/>
        </w:rPr>
        <w:t>LET-V2X</w:t>
      </w:r>
      <w:r w:rsidRPr="00433AC9">
        <w:rPr>
          <w:rFonts w:eastAsiaTheme="minorEastAsia"/>
          <w:sz w:val="24"/>
        </w:rPr>
        <w:t>通信获取前车和领航车的位移、车速，采用如图</w:t>
      </w:r>
      <w:r w:rsidRPr="00433AC9">
        <w:rPr>
          <w:rFonts w:eastAsiaTheme="minorEastAsia"/>
          <w:sz w:val="24"/>
        </w:rPr>
        <w:t>2</w:t>
      </w:r>
      <w:r w:rsidRPr="00433AC9">
        <w:rPr>
          <w:rFonts w:eastAsiaTheme="minorEastAsia"/>
          <w:sz w:val="24"/>
        </w:rPr>
        <w:t>所示的信息流拓扑结构描述队列中车辆的信息交互，所述信息是</w:t>
      </w:r>
      <w:proofErr w:type="gramStart"/>
      <w:r w:rsidRPr="00433AC9">
        <w:rPr>
          <w:rFonts w:eastAsiaTheme="minorEastAsia"/>
          <w:sz w:val="24"/>
        </w:rPr>
        <w:t>指车辆</w:t>
      </w:r>
      <w:proofErr w:type="gramEnd"/>
      <w:r w:rsidRPr="00433AC9">
        <w:rPr>
          <w:rFonts w:eastAsiaTheme="minorEastAsia"/>
          <w:sz w:val="24"/>
        </w:rPr>
        <w:t>实时的位置、航向、车速</w:t>
      </w:r>
      <w:r w:rsidRPr="00433AC9">
        <w:rPr>
          <w:rFonts w:eastAsiaTheme="minorEastAsia"/>
          <w:position w:val="-12"/>
          <w:sz w:val="24"/>
        </w:rPr>
        <w:object w:dxaOrig="2180" w:dyaOrig="400" w14:anchorId="246718A7">
          <v:shape id="_x0000_i1143" type="#_x0000_t75" style="width:108.4pt;height:19.9pt" o:ole="">
            <v:imagedata r:id="rId202" o:title=""/>
          </v:shape>
          <o:OLEObject Type="Embed" ProgID="Equation.DSMT4" ShapeID="_x0000_i1143" DrawAspect="Content" ObjectID="_1651305928" r:id="rId203"/>
        </w:object>
      </w:r>
      <w:r w:rsidRPr="00433AC9">
        <w:rPr>
          <w:rFonts w:eastAsiaTheme="minorEastAsia"/>
          <w:sz w:val="24"/>
        </w:rPr>
        <w:t>。</w:t>
      </w:r>
    </w:p>
    <w:p w14:paraId="34C49DD0"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所述步骤</w:t>
      </w:r>
      <w:r w:rsidRPr="00433AC9">
        <w:rPr>
          <w:rFonts w:eastAsiaTheme="minorEastAsia"/>
          <w:sz w:val="24"/>
        </w:rPr>
        <w:t>2</w:t>
      </w:r>
      <w:r w:rsidRPr="00433AC9">
        <w:rPr>
          <w:rFonts w:eastAsiaTheme="minorEastAsia"/>
          <w:sz w:val="24"/>
        </w:rPr>
        <w:t>）的具体步骤如下：</w:t>
      </w:r>
    </w:p>
    <w:p w14:paraId="75E71298"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1</w:t>
      </w:r>
      <w:r w:rsidRPr="00433AC9">
        <w:rPr>
          <w:rFonts w:eastAsiaTheme="minorEastAsia"/>
          <w:sz w:val="24"/>
        </w:rPr>
        <w:t>）在全局笛卡尔坐标系下建立车辆运动学模型如下：</w:t>
      </w:r>
    </w:p>
    <w:p w14:paraId="3CC14FD9" w14:textId="77777777" w:rsidR="00295418" w:rsidRPr="00433AC9" w:rsidRDefault="00295418" w:rsidP="00433AC9">
      <w:pPr>
        <w:spacing w:line="360" w:lineRule="auto"/>
        <w:jc w:val="right"/>
        <w:rPr>
          <w:rFonts w:eastAsiaTheme="minorEastAsia"/>
          <w:sz w:val="24"/>
        </w:rPr>
      </w:pPr>
      <w:r w:rsidRPr="00433AC9">
        <w:rPr>
          <w:rFonts w:eastAsiaTheme="minorEastAsia"/>
          <w:position w:val="-54"/>
          <w:sz w:val="24"/>
        </w:rPr>
        <w:object w:dxaOrig="2520" w:dyaOrig="1200" w14:anchorId="22298C25">
          <v:shape id="_x0000_i1144" type="#_x0000_t75" style="width:126pt;height:60pt" o:ole="">
            <v:imagedata r:id="rId204" o:title=""/>
          </v:shape>
          <o:OLEObject Type="Embed" ProgID="Equation.DSMT4" ShapeID="_x0000_i1144" DrawAspect="Content" ObjectID="_1651305929" r:id="rId205"/>
        </w:object>
      </w:r>
      <w:r w:rsidRPr="00433AC9">
        <w:rPr>
          <w:rFonts w:eastAsiaTheme="minorEastAsia"/>
          <w:sz w:val="24"/>
        </w:rPr>
        <w:t xml:space="preserve">                           (1)</w:t>
      </w:r>
    </w:p>
    <w:p w14:paraId="5F2110C5"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1180" w:dyaOrig="360" w14:anchorId="2EF23A3D">
          <v:shape id="_x0000_i1145" type="#_x0000_t75" style="width:58.9pt;height:19.5pt" o:ole="">
            <v:imagedata r:id="rId206" o:title=""/>
          </v:shape>
          <o:OLEObject Type="Embed" ProgID="Equation.DSMT4" ShapeID="_x0000_i1145" DrawAspect="Content" ObjectID="_1651305930" r:id="rId207"/>
        </w:object>
      </w:r>
      <w:r w:rsidRPr="00433AC9">
        <w:rPr>
          <w:rFonts w:eastAsiaTheme="minorEastAsia"/>
          <w:sz w:val="24"/>
        </w:rPr>
        <w:t>表示队列中第</w:t>
      </w:r>
      <w:r w:rsidRPr="00433AC9">
        <w:rPr>
          <w:rFonts w:eastAsiaTheme="minorEastAsia"/>
          <w:position w:val="-6"/>
          <w:sz w:val="24"/>
        </w:rPr>
        <w:object w:dxaOrig="139" w:dyaOrig="260" w14:anchorId="1DB104FD">
          <v:shape id="_x0000_i1146" type="#_x0000_t75" style="width:7.5pt;height:12.4pt" o:ole="">
            <v:imagedata r:id="rId13" o:title=""/>
          </v:shape>
          <o:OLEObject Type="Embed" ProgID="Equation.DSMT4" ShapeID="_x0000_i1146" DrawAspect="Content" ObjectID="_1651305931" r:id="rId208"/>
        </w:object>
      </w:r>
      <w:r w:rsidRPr="00433AC9">
        <w:rPr>
          <w:rFonts w:eastAsiaTheme="minorEastAsia"/>
          <w:sz w:val="24"/>
        </w:rPr>
        <w:t>辆车后轴中心点的位置，</w:t>
      </w:r>
      <w:r w:rsidRPr="00433AC9">
        <w:rPr>
          <w:rFonts w:eastAsiaTheme="minorEastAsia"/>
          <w:position w:val="-12"/>
          <w:sz w:val="24"/>
        </w:rPr>
        <w:object w:dxaOrig="499" w:dyaOrig="360" w14:anchorId="2B1914AF">
          <v:shape id="_x0000_i1147" type="#_x0000_t75" style="width:25.15pt;height:19.5pt" o:ole="">
            <v:imagedata r:id="rId209" o:title=""/>
          </v:shape>
          <o:OLEObject Type="Embed" ProgID="Equation.DSMT4" ShapeID="_x0000_i1147" DrawAspect="Content" ObjectID="_1651305932" r:id="rId210"/>
        </w:object>
      </w:r>
      <w:r w:rsidRPr="00433AC9">
        <w:rPr>
          <w:rFonts w:eastAsiaTheme="minorEastAsia"/>
          <w:sz w:val="24"/>
        </w:rPr>
        <w:t>表示第</w:t>
      </w:r>
      <w:r w:rsidRPr="00433AC9">
        <w:rPr>
          <w:rFonts w:eastAsiaTheme="minorEastAsia"/>
          <w:position w:val="-6"/>
          <w:sz w:val="24"/>
        </w:rPr>
        <w:object w:dxaOrig="139" w:dyaOrig="260" w14:anchorId="7C3B4EF1">
          <v:shape id="_x0000_i1148" type="#_x0000_t75" style="width:7.5pt;height:12.4pt" o:ole="">
            <v:imagedata r:id="rId13" o:title=""/>
          </v:shape>
          <o:OLEObject Type="Embed" ProgID="Equation.DSMT4" ShapeID="_x0000_i1148" DrawAspect="Content" ObjectID="_1651305933" r:id="rId211"/>
        </w:object>
      </w:r>
      <w:r w:rsidRPr="00433AC9">
        <w:rPr>
          <w:rFonts w:eastAsiaTheme="minorEastAsia"/>
          <w:sz w:val="24"/>
        </w:rPr>
        <w:t>辆车航向，</w:t>
      </w:r>
      <w:r w:rsidRPr="00433AC9">
        <w:rPr>
          <w:rFonts w:eastAsiaTheme="minorEastAsia"/>
          <w:position w:val="-12"/>
          <w:sz w:val="24"/>
        </w:rPr>
        <w:object w:dxaOrig="480" w:dyaOrig="360" w14:anchorId="0A507DCC">
          <v:shape id="_x0000_i1149" type="#_x0000_t75" style="width:24pt;height:19.5pt" o:ole="">
            <v:imagedata r:id="rId18" o:title=""/>
          </v:shape>
          <o:OLEObject Type="Embed" ProgID="Equation.DSMT4" ShapeID="_x0000_i1149" DrawAspect="Content" ObjectID="_1651305934" r:id="rId212"/>
        </w:object>
      </w:r>
      <w:r w:rsidRPr="00433AC9">
        <w:rPr>
          <w:rFonts w:eastAsiaTheme="minorEastAsia"/>
          <w:sz w:val="24"/>
        </w:rPr>
        <w:t>表示第</w:t>
      </w:r>
      <w:r w:rsidRPr="00433AC9">
        <w:rPr>
          <w:rFonts w:eastAsiaTheme="minorEastAsia"/>
          <w:position w:val="-6"/>
          <w:sz w:val="24"/>
        </w:rPr>
        <w:object w:dxaOrig="139" w:dyaOrig="260" w14:anchorId="4CF6B388">
          <v:shape id="_x0000_i1150" type="#_x0000_t75" style="width:7.5pt;height:12.4pt" o:ole="">
            <v:imagedata r:id="rId13" o:title=""/>
          </v:shape>
          <o:OLEObject Type="Embed" ProgID="Equation.DSMT4" ShapeID="_x0000_i1150" DrawAspect="Content" ObjectID="_1651305935" r:id="rId213"/>
        </w:object>
      </w:r>
      <w:r w:rsidRPr="00433AC9">
        <w:rPr>
          <w:rFonts w:eastAsiaTheme="minorEastAsia"/>
          <w:sz w:val="24"/>
        </w:rPr>
        <w:t>辆车的实际纵向速度，</w:t>
      </w:r>
      <w:r w:rsidRPr="00433AC9">
        <w:rPr>
          <w:rFonts w:eastAsiaTheme="minorEastAsia"/>
          <w:position w:val="-4"/>
          <w:sz w:val="24"/>
        </w:rPr>
        <w:object w:dxaOrig="220" w:dyaOrig="260" w14:anchorId="2F5239A1">
          <v:shape id="_x0000_i1151" type="#_x0000_t75" style="width:12pt;height:12.4pt" o:ole="">
            <v:imagedata r:id="rId23" o:title=""/>
          </v:shape>
          <o:OLEObject Type="Embed" ProgID="Equation.DSMT4" ShapeID="_x0000_i1151" DrawAspect="Content" ObjectID="_1651305936" r:id="rId214"/>
        </w:object>
      </w:r>
      <w:r w:rsidRPr="00433AC9">
        <w:rPr>
          <w:rFonts w:eastAsiaTheme="minorEastAsia"/>
          <w:sz w:val="24"/>
        </w:rPr>
        <w:t>表示车辆轴距，</w:t>
      </w:r>
      <w:r w:rsidRPr="00433AC9">
        <w:rPr>
          <w:rFonts w:eastAsiaTheme="minorEastAsia"/>
          <w:position w:val="-12"/>
          <w:sz w:val="24"/>
        </w:rPr>
        <w:object w:dxaOrig="499" w:dyaOrig="360" w14:anchorId="0079AB6F">
          <v:shape id="_x0000_i1152" type="#_x0000_t75" style="width:25.15pt;height:18pt" o:ole="">
            <v:imagedata r:id="rId215" o:title=""/>
          </v:shape>
          <o:OLEObject Type="Embed" ProgID="Equation.DSMT4" ShapeID="_x0000_i1152" DrawAspect="Content" ObjectID="_1651305937" r:id="rId216"/>
        </w:object>
      </w:r>
      <w:r w:rsidRPr="00433AC9">
        <w:rPr>
          <w:rFonts w:eastAsiaTheme="minorEastAsia"/>
          <w:sz w:val="24"/>
        </w:rPr>
        <w:t>表示车辆前轮转向角。</w:t>
      </w:r>
    </w:p>
    <w:p w14:paraId="128D46B6"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在弯道场景下，采用笛卡尔距离量化车间距时是不连续的，而且与真实距离存在较大误差，而</w:t>
      </w:r>
      <w:proofErr w:type="spellStart"/>
      <w:r w:rsidRPr="00433AC9">
        <w:rPr>
          <w:rFonts w:eastAsiaTheme="minorEastAsia"/>
          <w:sz w:val="24"/>
        </w:rPr>
        <w:t>Frenet</w:t>
      </w:r>
      <w:proofErr w:type="spellEnd"/>
      <w:r w:rsidRPr="00433AC9">
        <w:rPr>
          <w:rFonts w:eastAsiaTheme="minorEastAsia"/>
          <w:sz w:val="24"/>
        </w:rPr>
        <w:t>坐标系是在曲线空间的描述，可以很好描述曲线长度，因此在队列协同巡航控制中，将车辆运动学模型转换到</w:t>
      </w:r>
      <w:proofErr w:type="spellStart"/>
      <w:r w:rsidRPr="00433AC9">
        <w:rPr>
          <w:rFonts w:eastAsiaTheme="minorEastAsia"/>
          <w:sz w:val="24"/>
        </w:rPr>
        <w:t>Frenet</w:t>
      </w:r>
      <w:proofErr w:type="spellEnd"/>
      <w:r w:rsidRPr="00433AC9">
        <w:rPr>
          <w:rFonts w:eastAsiaTheme="minorEastAsia"/>
          <w:sz w:val="24"/>
        </w:rPr>
        <w:t>坐标系下，可以更好地实现弯道场景下车辆队列的间距控制。</w:t>
      </w:r>
    </w:p>
    <w:p w14:paraId="50DE723B"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2</w:t>
      </w:r>
      <w:r w:rsidRPr="00433AC9">
        <w:rPr>
          <w:rFonts w:eastAsiaTheme="minorEastAsia"/>
          <w:sz w:val="24"/>
        </w:rPr>
        <w:t>）将车辆运动学模型转换到</w:t>
      </w:r>
      <w:proofErr w:type="spellStart"/>
      <w:r w:rsidRPr="00433AC9">
        <w:rPr>
          <w:rFonts w:eastAsiaTheme="minorEastAsia"/>
          <w:sz w:val="24"/>
        </w:rPr>
        <w:t>Frenet</w:t>
      </w:r>
      <w:proofErr w:type="spellEnd"/>
      <w:r w:rsidRPr="00433AC9">
        <w:rPr>
          <w:rFonts w:eastAsiaTheme="minorEastAsia"/>
          <w:sz w:val="24"/>
        </w:rPr>
        <w:t>坐标系下，具体过程如下：</w:t>
      </w:r>
    </w:p>
    <w:p w14:paraId="00D13188" w14:textId="06CB150A"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如图</w:t>
      </w:r>
      <w:r w:rsidRPr="00433AC9">
        <w:rPr>
          <w:rFonts w:eastAsiaTheme="minorEastAsia"/>
          <w:sz w:val="24"/>
        </w:rPr>
        <w:t>3</w:t>
      </w:r>
      <w:r w:rsidRPr="00433AC9">
        <w:rPr>
          <w:rFonts w:eastAsiaTheme="minorEastAsia"/>
          <w:sz w:val="24"/>
        </w:rPr>
        <w:t>所示，将第</w:t>
      </w:r>
      <w:r w:rsidRPr="00433AC9">
        <w:rPr>
          <w:rFonts w:eastAsiaTheme="minorEastAsia"/>
          <w:position w:val="-6"/>
          <w:sz w:val="24"/>
        </w:rPr>
        <w:object w:dxaOrig="139" w:dyaOrig="260" w14:anchorId="56B281E9">
          <v:shape id="_x0000_i1153" type="#_x0000_t75" style="width:7.5pt;height:12.4pt" o:ole="">
            <v:imagedata r:id="rId13" o:title=""/>
          </v:shape>
          <o:OLEObject Type="Embed" ProgID="Equation.DSMT4" ShapeID="_x0000_i1153" DrawAspect="Content" ObjectID="_1651305938" r:id="rId217"/>
        </w:object>
      </w:r>
      <w:r w:rsidRPr="00433AC9">
        <w:rPr>
          <w:rFonts w:eastAsiaTheme="minorEastAsia"/>
          <w:sz w:val="24"/>
        </w:rPr>
        <w:t>辆车的实际车速</w:t>
      </w:r>
      <w:r w:rsidRPr="00433AC9">
        <w:rPr>
          <w:rFonts w:eastAsiaTheme="minorEastAsia"/>
          <w:position w:val="-12"/>
          <w:sz w:val="24"/>
        </w:rPr>
        <w:object w:dxaOrig="480" w:dyaOrig="360" w14:anchorId="192EB784">
          <v:shape id="_x0000_i1154" type="#_x0000_t75" style="width:24pt;height:18pt" o:ole="">
            <v:imagedata r:id="rId218" o:title=""/>
          </v:shape>
          <o:OLEObject Type="Embed" ProgID="Equation.DSMT4" ShapeID="_x0000_i1154" DrawAspect="Content" ObjectID="_1651305939" r:id="rId219"/>
        </w:object>
      </w:r>
      <w:r w:rsidRPr="00433AC9">
        <w:rPr>
          <w:rFonts w:eastAsiaTheme="minorEastAsia"/>
          <w:sz w:val="24"/>
        </w:rPr>
        <w:t>投影到</w:t>
      </w:r>
      <w:proofErr w:type="gramStart"/>
      <w:r w:rsidRPr="00433AC9">
        <w:rPr>
          <w:rFonts w:eastAsiaTheme="minorEastAsia"/>
          <w:sz w:val="24"/>
        </w:rPr>
        <w:t>距离第</w:t>
      </w:r>
      <w:proofErr w:type="gramEnd"/>
      <w:r w:rsidRPr="00433AC9">
        <w:rPr>
          <w:rFonts w:eastAsiaTheme="minorEastAsia"/>
          <w:position w:val="-6"/>
          <w:sz w:val="24"/>
        </w:rPr>
        <w:object w:dxaOrig="139" w:dyaOrig="260" w14:anchorId="3043092A">
          <v:shape id="_x0000_i1155" type="#_x0000_t75" style="width:7.5pt;height:12.4pt" o:ole="">
            <v:imagedata r:id="rId220" o:title=""/>
          </v:shape>
          <o:OLEObject Type="Embed" ProgID="Equation.DSMT4" ShapeID="_x0000_i1155" DrawAspect="Content" ObjectID="_1651305940" r:id="rId221"/>
        </w:object>
      </w:r>
      <w:r w:rsidRPr="00433AC9">
        <w:rPr>
          <w:rFonts w:eastAsiaTheme="minorEastAsia"/>
          <w:sz w:val="24"/>
        </w:rPr>
        <w:t>辆车后轴中心点最近的近邻点</w:t>
      </w:r>
      <w:r w:rsidRPr="00433AC9">
        <w:rPr>
          <w:rFonts w:eastAsiaTheme="minorEastAsia"/>
          <w:sz w:val="24"/>
        </w:rPr>
        <w:t>M</w:t>
      </w:r>
      <w:r w:rsidRPr="00433AC9">
        <w:rPr>
          <w:rFonts w:eastAsiaTheme="minorEastAsia"/>
          <w:sz w:val="24"/>
        </w:rPr>
        <w:t>的切线方向得到速度分量</w:t>
      </w:r>
      <w:r w:rsidR="00610F13" w:rsidRPr="00433AC9">
        <w:rPr>
          <w:rFonts w:eastAsiaTheme="minorEastAsia"/>
          <w:position w:val="-6"/>
          <w:sz w:val="24"/>
        </w:rPr>
        <w:object w:dxaOrig="400" w:dyaOrig="320" w14:anchorId="16C34B4E">
          <v:shape id="_x0000_i1156" type="#_x0000_t75" style="width:19.9pt;height:16.5pt" o:ole="">
            <v:imagedata r:id="rId222" o:title=""/>
          </v:shape>
          <o:OLEObject Type="Embed" ProgID="Equation.DSMT4" ShapeID="_x0000_i1156" DrawAspect="Content" ObjectID="_1651305941" r:id="rId223"/>
        </w:object>
      </w:r>
      <w:r w:rsidRPr="00433AC9">
        <w:rPr>
          <w:rFonts w:eastAsiaTheme="minorEastAsia"/>
          <w:sz w:val="24"/>
        </w:rPr>
        <w:t>,</w:t>
      </w:r>
      <w:r w:rsidRPr="00433AC9">
        <w:rPr>
          <w:rFonts w:eastAsiaTheme="minorEastAsia"/>
          <w:sz w:val="24"/>
        </w:rPr>
        <w:t>而后考虑车辆的横向偏差，将速度分量</w:t>
      </w:r>
      <w:r w:rsidR="00057DE7" w:rsidRPr="00433AC9">
        <w:rPr>
          <w:rFonts w:eastAsiaTheme="minorEastAsia"/>
          <w:position w:val="-6"/>
          <w:sz w:val="24"/>
        </w:rPr>
        <w:object w:dxaOrig="400" w:dyaOrig="320" w14:anchorId="5D2CA7E8">
          <v:shape id="_x0000_i1157" type="#_x0000_t75" style="width:19.9pt;height:16.5pt" o:ole="">
            <v:imagedata r:id="rId224" o:title=""/>
          </v:shape>
          <o:OLEObject Type="Embed" ProgID="Equation.DSMT4" ShapeID="_x0000_i1157" DrawAspect="Content" ObjectID="_1651305942" r:id="rId225"/>
        </w:object>
      </w:r>
      <w:r w:rsidRPr="00433AC9">
        <w:rPr>
          <w:rFonts w:eastAsiaTheme="minorEastAsia"/>
          <w:sz w:val="24"/>
        </w:rPr>
        <w:t>进一步投影到期望路径上得到</w:t>
      </w:r>
      <w:r w:rsidRPr="00433AC9">
        <w:rPr>
          <w:rFonts w:eastAsiaTheme="minorEastAsia"/>
          <w:position w:val="-12"/>
          <w:sz w:val="24"/>
        </w:rPr>
        <w:object w:dxaOrig="480" w:dyaOrig="360" w14:anchorId="15324E71">
          <v:shape id="_x0000_i1158" type="#_x0000_t75" style="width:24pt;height:18pt" o:ole="">
            <v:imagedata r:id="rId226" o:title=""/>
          </v:shape>
          <o:OLEObject Type="Embed" ProgID="Equation.DSMT4" ShapeID="_x0000_i1158" DrawAspect="Content" ObjectID="_1651305943" r:id="rId227"/>
        </w:object>
      </w:r>
      <w:r w:rsidRPr="00433AC9">
        <w:rPr>
          <w:rFonts w:eastAsiaTheme="minorEastAsia"/>
          <w:sz w:val="24"/>
        </w:rPr>
        <w:t>。</w:t>
      </w:r>
    </w:p>
    <w:p w14:paraId="7465D7B0" w14:textId="77777777" w:rsidR="00295418" w:rsidRPr="00433AC9" w:rsidRDefault="00295418">
      <w:pPr>
        <w:spacing w:line="360" w:lineRule="auto"/>
        <w:ind w:firstLineChars="200" w:firstLine="480"/>
        <w:rPr>
          <w:rFonts w:eastAsiaTheme="minorEastAsia"/>
          <w:sz w:val="24"/>
        </w:rPr>
        <w:pPrChange w:id="49" w:author="TR" w:date="2019-10-30T10:08:00Z">
          <w:pPr>
            <w:spacing w:line="360" w:lineRule="auto"/>
          </w:pPr>
        </w:pPrChange>
      </w:pPr>
      <w:r w:rsidRPr="00433AC9">
        <w:rPr>
          <w:rFonts w:eastAsiaTheme="minorEastAsia"/>
          <w:sz w:val="24"/>
        </w:rPr>
        <w:t>根据三角形的相似性可以得到：</w:t>
      </w:r>
    </w:p>
    <w:p w14:paraId="02107E5E" w14:textId="0B56DA4B" w:rsidR="00295418" w:rsidRPr="00433AC9" w:rsidRDefault="00610F13" w:rsidP="00433AC9">
      <w:pPr>
        <w:spacing w:line="360" w:lineRule="auto"/>
        <w:jc w:val="center"/>
        <w:rPr>
          <w:rFonts w:eastAsiaTheme="minorEastAsia"/>
          <w:sz w:val="24"/>
        </w:rPr>
      </w:pPr>
      <w:r w:rsidRPr="00433AC9">
        <w:rPr>
          <w:rFonts w:eastAsiaTheme="minorEastAsia"/>
          <w:position w:val="-24"/>
          <w:sz w:val="24"/>
        </w:rPr>
        <w:object w:dxaOrig="1200" w:dyaOrig="660" w14:anchorId="45F812C0">
          <v:shape id="_x0000_i1159" type="#_x0000_t75" style="width:60pt;height:31.9pt" o:ole="">
            <v:imagedata r:id="rId228" o:title=""/>
          </v:shape>
          <o:OLEObject Type="Embed" ProgID="Equation.DSMT4" ShapeID="_x0000_i1159" DrawAspect="Content" ObjectID="_1651305944" r:id="rId229"/>
        </w:object>
      </w:r>
    </w:p>
    <w:p w14:paraId="4DCC8BBA" w14:textId="77777777" w:rsidR="00295418" w:rsidRPr="00433AC9" w:rsidRDefault="00295418" w:rsidP="00433AC9">
      <w:pPr>
        <w:spacing w:line="360" w:lineRule="auto"/>
        <w:jc w:val="center"/>
        <w:rPr>
          <w:rFonts w:eastAsiaTheme="minorEastAsia"/>
          <w:sz w:val="24"/>
        </w:rPr>
      </w:pPr>
      <w:r w:rsidRPr="00433AC9">
        <w:rPr>
          <w:rFonts w:eastAsiaTheme="minorEastAsia"/>
          <w:position w:val="-30"/>
          <w:sz w:val="24"/>
        </w:rPr>
        <w:object w:dxaOrig="2900" w:dyaOrig="680" w14:anchorId="58F43773">
          <v:shape id="_x0000_i1160" type="#_x0000_t75" style="width:144.75pt;height:34.5pt" o:ole="">
            <v:imagedata r:id="rId230" o:title=""/>
          </v:shape>
          <o:OLEObject Type="Embed" ProgID="Equation.DSMT4" ShapeID="_x0000_i1160" DrawAspect="Content" ObjectID="_1651305945" r:id="rId231"/>
        </w:object>
      </w:r>
    </w:p>
    <w:p w14:paraId="3B194586" w14:textId="77777777" w:rsidR="00295418" w:rsidRPr="00433AC9" w:rsidRDefault="00295418" w:rsidP="00E07D6C">
      <w:pPr>
        <w:spacing w:line="360" w:lineRule="auto"/>
        <w:ind w:firstLineChars="200" w:firstLine="480"/>
        <w:jc w:val="left"/>
        <w:rPr>
          <w:rFonts w:eastAsiaTheme="minorEastAsia"/>
          <w:sz w:val="24"/>
        </w:rPr>
      </w:pPr>
      <w:r w:rsidRPr="00433AC9">
        <w:rPr>
          <w:rFonts w:eastAsiaTheme="minorEastAsia"/>
          <w:sz w:val="24"/>
        </w:rPr>
        <w:t>进一步推导得到：</w:t>
      </w:r>
    </w:p>
    <w:p w14:paraId="538D0630" w14:textId="77777777" w:rsidR="00295418" w:rsidRPr="00433AC9" w:rsidRDefault="00295418" w:rsidP="00433AC9">
      <w:pPr>
        <w:spacing w:line="360" w:lineRule="auto"/>
        <w:jc w:val="right"/>
        <w:rPr>
          <w:rFonts w:eastAsiaTheme="minorEastAsia"/>
          <w:sz w:val="24"/>
        </w:rPr>
      </w:pPr>
      <w:r w:rsidRPr="00433AC9">
        <w:rPr>
          <w:rFonts w:eastAsiaTheme="minorEastAsia"/>
          <w:position w:val="-52"/>
          <w:sz w:val="24"/>
        </w:rPr>
        <w:object w:dxaOrig="2100" w:dyaOrig="1160" w14:anchorId="2C001F9B">
          <v:shape id="_x0000_i1161" type="#_x0000_t75" style="width:105pt;height:57.4pt" o:ole="">
            <v:imagedata r:id="rId232" o:title=""/>
          </v:shape>
          <o:OLEObject Type="Embed" ProgID="Equation.DSMT4" ShapeID="_x0000_i1161" DrawAspect="Content" ObjectID="_1651305946" r:id="rId233"/>
        </w:object>
      </w:r>
      <w:r w:rsidRPr="00433AC9">
        <w:rPr>
          <w:rFonts w:eastAsiaTheme="minorEastAsia"/>
          <w:sz w:val="24"/>
        </w:rPr>
        <w:t xml:space="preserve">                          (2)</w:t>
      </w:r>
    </w:p>
    <w:p w14:paraId="6433377A"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480" w:dyaOrig="360" w14:anchorId="1BC93535">
          <v:shape id="_x0000_i1162" type="#_x0000_t75" style="width:24pt;height:19.5pt" o:ole="">
            <v:imagedata r:id="rId234" o:title=""/>
          </v:shape>
          <o:OLEObject Type="Embed" ProgID="Equation.DSMT4" ShapeID="_x0000_i1162" DrawAspect="Content" ObjectID="_1651305947" r:id="rId235"/>
        </w:object>
      </w:r>
      <w:r w:rsidRPr="00433AC9">
        <w:rPr>
          <w:rFonts w:eastAsiaTheme="minorEastAsia"/>
          <w:sz w:val="24"/>
        </w:rPr>
        <w:t>表示第</w:t>
      </w:r>
      <w:r w:rsidRPr="00433AC9">
        <w:rPr>
          <w:rFonts w:eastAsiaTheme="minorEastAsia"/>
          <w:position w:val="-6"/>
          <w:sz w:val="24"/>
        </w:rPr>
        <w:object w:dxaOrig="139" w:dyaOrig="260" w14:anchorId="110AF910">
          <v:shape id="_x0000_i1163" type="#_x0000_t75" style="width:7.5pt;height:12.4pt" o:ole="">
            <v:imagedata r:id="rId50" o:title=""/>
          </v:shape>
          <o:OLEObject Type="Embed" ProgID="Equation.DSMT4" ShapeID="_x0000_i1163" DrawAspect="Content" ObjectID="_1651305948" r:id="rId236"/>
        </w:object>
      </w:r>
      <w:r w:rsidRPr="00433AC9">
        <w:rPr>
          <w:rFonts w:eastAsiaTheme="minorEastAsia"/>
          <w:sz w:val="24"/>
        </w:rPr>
        <w:t>辆车沿行驶路径的纵向位移，</w:t>
      </w:r>
      <w:r w:rsidRPr="00433AC9">
        <w:rPr>
          <w:rFonts w:eastAsiaTheme="minorEastAsia"/>
          <w:position w:val="-12"/>
          <w:sz w:val="24"/>
        </w:rPr>
        <w:object w:dxaOrig="520" w:dyaOrig="360" w14:anchorId="6D01A73D">
          <v:shape id="_x0000_i1164" type="#_x0000_t75" style="width:27pt;height:19.5pt" o:ole="">
            <v:imagedata r:id="rId237" o:title=""/>
          </v:shape>
          <o:OLEObject Type="Embed" ProgID="Equation.DSMT4" ShapeID="_x0000_i1164" DrawAspect="Content" ObjectID="_1651305949" r:id="rId238"/>
        </w:object>
      </w:r>
      <w:r w:rsidRPr="00433AC9">
        <w:rPr>
          <w:rFonts w:eastAsiaTheme="minorEastAsia"/>
          <w:sz w:val="24"/>
        </w:rPr>
        <w:t>表示第</w:t>
      </w:r>
      <w:r w:rsidRPr="00433AC9">
        <w:rPr>
          <w:rFonts w:eastAsiaTheme="minorEastAsia"/>
          <w:position w:val="-6"/>
          <w:sz w:val="24"/>
        </w:rPr>
        <w:object w:dxaOrig="139" w:dyaOrig="260" w14:anchorId="7379B37D">
          <v:shape id="_x0000_i1165" type="#_x0000_t75" style="width:7.5pt;height:12.4pt" o:ole="">
            <v:imagedata r:id="rId54" o:title=""/>
          </v:shape>
          <o:OLEObject Type="Embed" ProgID="Equation.DSMT4" ShapeID="_x0000_i1165" DrawAspect="Content" ObjectID="_1651305950" r:id="rId239"/>
        </w:object>
      </w:r>
      <w:r w:rsidRPr="00433AC9">
        <w:rPr>
          <w:rFonts w:eastAsiaTheme="minorEastAsia"/>
          <w:sz w:val="24"/>
        </w:rPr>
        <w:t>辆车沿行驶路径的横向位移，</w:t>
      </w:r>
      <w:r w:rsidRPr="00433AC9">
        <w:rPr>
          <w:rFonts w:eastAsiaTheme="minorEastAsia"/>
          <w:position w:val="-12"/>
          <w:sz w:val="24"/>
        </w:rPr>
        <w:object w:dxaOrig="480" w:dyaOrig="360" w14:anchorId="1EE7A4A5">
          <v:shape id="_x0000_i1166" type="#_x0000_t75" style="width:24pt;height:19.5pt" o:ole="">
            <v:imagedata r:id="rId240" o:title=""/>
          </v:shape>
          <o:OLEObject Type="Embed" ProgID="Equation.DSMT4" ShapeID="_x0000_i1166" DrawAspect="Content" ObjectID="_1651305951" r:id="rId241"/>
        </w:object>
      </w:r>
      <w:r w:rsidRPr="00433AC9">
        <w:rPr>
          <w:rFonts w:eastAsiaTheme="minorEastAsia"/>
          <w:sz w:val="24"/>
        </w:rPr>
        <w:t>和</w:t>
      </w:r>
      <w:r w:rsidRPr="00433AC9">
        <w:rPr>
          <w:rFonts w:eastAsiaTheme="minorEastAsia"/>
          <w:position w:val="-12"/>
          <w:sz w:val="24"/>
        </w:rPr>
        <w:object w:dxaOrig="520" w:dyaOrig="400" w14:anchorId="37A40683">
          <v:shape id="_x0000_i1167" type="#_x0000_t75" style="width:27pt;height:19.9pt" o:ole="">
            <v:imagedata r:id="rId242" o:title=""/>
          </v:shape>
          <o:OLEObject Type="Embed" ProgID="Equation.DSMT4" ShapeID="_x0000_i1167" DrawAspect="Content" ObjectID="_1651305952" r:id="rId243"/>
        </w:object>
      </w:r>
      <w:r w:rsidRPr="00433AC9">
        <w:rPr>
          <w:rFonts w:eastAsiaTheme="minorEastAsia"/>
          <w:sz w:val="24"/>
        </w:rPr>
        <w:t>分别表示</w:t>
      </w:r>
      <w:r w:rsidRPr="00433AC9">
        <w:rPr>
          <w:rFonts w:eastAsiaTheme="minorEastAsia"/>
          <w:position w:val="-12"/>
          <w:sz w:val="24"/>
        </w:rPr>
        <w:object w:dxaOrig="480" w:dyaOrig="360" w14:anchorId="2A9AAEC0">
          <v:shape id="_x0000_i1168" type="#_x0000_t75" style="width:24pt;height:19.5pt" o:ole="">
            <v:imagedata r:id="rId244" o:title=""/>
          </v:shape>
          <o:OLEObject Type="Embed" ProgID="Equation.DSMT4" ShapeID="_x0000_i1168" DrawAspect="Content" ObjectID="_1651305953" r:id="rId245"/>
        </w:object>
      </w:r>
      <w:r w:rsidRPr="00433AC9">
        <w:rPr>
          <w:rFonts w:eastAsiaTheme="minorEastAsia"/>
          <w:sz w:val="24"/>
        </w:rPr>
        <w:t>和</w:t>
      </w:r>
      <w:r w:rsidRPr="00433AC9">
        <w:rPr>
          <w:rFonts w:eastAsiaTheme="minorEastAsia"/>
          <w:position w:val="-12"/>
          <w:sz w:val="24"/>
        </w:rPr>
        <w:object w:dxaOrig="520" w:dyaOrig="360" w14:anchorId="0B2EC974">
          <v:shape id="_x0000_i1169" type="#_x0000_t75" style="width:27pt;height:19.5pt" o:ole="">
            <v:imagedata r:id="rId246" o:title=""/>
          </v:shape>
          <o:OLEObject Type="Embed" ProgID="Equation.DSMT4" ShapeID="_x0000_i1169" DrawAspect="Content" ObjectID="_1651305954" r:id="rId247"/>
        </w:object>
      </w:r>
      <w:r w:rsidRPr="00433AC9">
        <w:rPr>
          <w:rFonts w:eastAsiaTheme="minorEastAsia"/>
          <w:sz w:val="24"/>
        </w:rPr>
        <w:t>的一阶导，</w:t>
      </w:r>
      <w:r w:rsidRPr="00433AC9">
        <w:rPr>
          <w:rFonts w:eastAsiaTheme="minorEastAsia"/>
          <w:position w:val="-12"/>
          <w:sz w:val="24"/>
        </w:rPr>
        <w:object w:dxaOrig="499" w:dyaOrig="400" w14:anchorId="1CF3287B">
          <v:shape id="_x0000_i1170" type="#_x0000_t75" style="width:25.15pt;height:19.9pt" o:ole="">
            <v:imagedata r:id="rId248" o:title=""/>
          </v:shape>
          <o:OLEObject Type="Embed" ProgID="Equation.DSMT4" ShapeID="_x0000_i1170" DrawAspect="Content" ObjectID="_1651305955" r:id="rId249"/>
        </w:object>
      </w:r>
      <w:r w:rsidRPr="00433AC9">
        <w:rPr>
          <w:rFonts w:eastAsiaTheme="minorEastAsia"/>
          <w:sz w:val="24"/>
        </w:rPr>
        <w:t>表示第</w:t>
      </w:r>
      <w:r w:rsidRPr="00433AC9">
        <w:rPr>
          <w:rFonts w:eastAsiaTheme="minorEastAsia"/>
          <w:position w:val="-6"/>
          <w:sz w:val="24"/>
        </w:rPr>
        <w:object w:dxaOrig="139" w:dyaOrig="260" w14:anchorId="3764B925">
          <v:shape id="_x0000_i1171" type="#_x0000_t75" style="width:7.5pt;height:12.4pt" o:ole="">
            <v:imagedata r:id="rId58" o:title=""/>
          </v:shape>
          <o:OLEObject Type="Embed" ProgID="Equation.DSMT4" ShapeID="_x0000_i1171" DrawAspect="Content" ObjectID="_1651305956" r:id="rId250"/>
        </w:object>
      </w:r>
      <w:r w:rsidRPr="00433AC9">
        <w:rPr>
          <w:rFonts w:eastAsiaTheme="minorEastAsia"/>
          <w:sz w:val="24"/>
        </w:rPr>
        <w:t>辆车偏离期望路径的角度，</w:t>
      </w:r>
      <w:r w:rsidRPr="00433AC9">
        <w:rPr>
          <w:rFonts w:eastAsiaTheme="minorEastAsia"/>
          <w:position w:val="-12"/>
          <w:sz w:val="24"/>
        </w:rPr>
        <w:object w:dxaOrig="480" w:dyaOrig="360" w14:anchorId="2E1F9EB4">
          <v:shape id="_x0000_i1172" type="#_x0000_t75" style="width:24pt;height:19.5pt" o:ole="">
            <v:imagedata r:id="rId251" o:title=""/>
          </v:shape>
          <o:OLEObject Type="Embed" ProgID="Equation.DSMT4" ShapeID="_x0000_i1172" DrawAspect="Content" ObjectID="_1651305957" r:id="rId252"/>
        </w:object>
      </w:r>
      <w:r w:rsidRPr="00433AC9">
        <w:rPr>
          <w:rFonts w:eastAsiaTheme="minorEastAsia"/>
          <w:sz w:val="24"/>
        </w:rPr>
        <w:t>表示期望路径上</w:t>
      </w:r>
      <w:proofErr w:type="gramStart"/>
      <w:r w:rsidRPr="00433AC9">
        <w:rPr>
          <w:rFonts w:eastAsiaTheme="minorEastAsia"/>
          <w:sz w:val="24"/>
        </w:rPr>
        <w:t>距离第</w:t>
      </w:r>
      <w:proofErr w:type="gramEnd"/>
      <w:r w:rsidRPr="00433AC9">
        <w:rPr>
          <w:rFonts w:eastAsiaTheme="minorEastAsia"/>
          <w:position w:val="-6"/>
          <w:sz w:val="24"/>
        </w:rPr>
        <w:object w:dxaOrig="139" w:dyaOrig="260" w14:anchorId="0E182634">
          <v:shape id="_x0000_i1173" type="#_x0000_t75" style="width:7.5pt;height:12.4pt" o:ole="">
            <v:imagedata r:id="rId220" o:title=""/>
          </v:shape>
          <o:OLEObject Type="Embed" ProgID="Equation.DSMT4" ShapeID="_x0000_i1173" DrawAspect="Content" ObjectID="_1651305958" r:id="rId253"/>
        </w:object>
      </w:r>
      <w:r w:rsidRPr="00433AC9">
        <w:rPr>
          <w:rFonts w:eastAsiaTheme="minorEastAsia"/>
          <w:sz w:val="24"/>
        </w:rPr>
        <w:t>辆车后轴中心点最近的近邻点对应的曲率。</w:t>
      </w:r>
      <w:r w:rsidRPr="00433AC9">
        <w:rPr>
          <w:rFonts w:eastAsiaTheme="minorEastAsia"/>
          <w:sz w:val="24"/>
        </w:rPr>
        <w:t xml:space="preserve"> </w:t>
      </w:r>
    </w:p>
    <w:p w14:paraId="1BE42D92"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而后，根据曲率的定义</w:t>
      </w:r>
      <w:r w:rsidRPr="00433AC9">
        <w:rPr>
          <w:rFonts w:eastAsiaTheme="minorEastAsia"/>
          <w:position w:val="-12"/>
          <w:sz w:val="24"/>
        </w:rPr>
        <w:object w:dxaOrig="1660" w:dyaOrig="380" w14:anchorId="4F7E3EF4">
          <v:shape id="_x0000_i1174" type="#_x0000_t75" style="width:82.9pt;height:19.5pt" o:ole="">
            <v:imagedata r:id="rId254" o:title=""/>
          </v:shape>
          <o:OLEObject Type="Embed" ProgID="Equation.DSMT4" ShapeID="_x0000_i1174" DrawAspect="Content" ObjectID="_1651305959" r:id="rId255"/>
        </w:object>
      </w:r>
      <w:r w:rsidRPr="00433AC9">
        <w:rPr>
          <w:rFonts w:eastAsiaTheme="minorEastAsia"/>
          <w:sz w:val="24"/>
        </w:rPr>
        <w:t>可得：</w:t>
      </w:r>
    </w:p>
    <w:p w14:paraId="1BB5033F"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12"/>
          <w:sz w:val="24"/>
        </w:rPr>
        <w:object w:dxaOrig="1640" w:dyaOrig="380" w14:anchorId="3941FAF8">
          <v:shape id="_x0000_i1175" type="#_x0000_t75" style="width:82.5pt;height:19.5pt" o:ole="">
            <v:imagedata r:id="rId64" o:title=""/>
          </v:shape>
          <o:OLEObject Type="Embed" ProgID="Equation.DSMT4" ShapeID="_x0000_i1175" DrawAspect="Content" ObjectID="_1651305960" r:id="rId256"/>
        </w:object>
      </w:r>
      <w:r w:rsidRPr="00433AC9">
        <w:rPr>
          <w:rFonts w:eastAsiaTheme="minorEastAsia"/>
          <w:sz w:val="24"/>
        </w:rPr>
        <w:t xml:space="preserve">                          (3)</w:t>
      </w:r>
    </w:p>
    <w:p w14:paraId="0A4A4D20"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520" w:dyaOrig="360" w14:anchorId="3345DE40">
          <v:shape id="_x0000_i1176" type="#_x0000_t75" style="width:27pt;height:19.5pt" o:ole="">
            <v:imagedata r:id="rId257" o:title=""/>
          </v:shape>
          <o:OLEObject Type="Embed" ProgID="Equation.DSMT4" ShapeID="_x0000_i1176" DrawAspect="Content" ObjectID="_1651305961" r:id="rId258"/>
        </w:object>
      </w:r>
      <w:r w:rsidRPr="00433AC9">
        <w:rPr>
          <w:rFonts w:eastAsiaTheme="minorEastAsia"/>
          <w:sz w:val="24"/>
        </w:rPr>
        <w:t>表示近邻点处的切线转角。</w:t>
      </w:r>
    </w:p>
    <w:p w14:paraId="5F7D71CE"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根据</w:t>
      </w:r>
      <w:r w:rsidRPr="00433AC9">
        <w:rPr>
          <w:rFonts w:eastAsiaTheme="minorEastAsia"/>
          <w:position w:val="-12"/>
          <w:sz w:val="24"/>
        </w:rPr>
        <w:object w:dxaOrig="1620" w:dyaOrig="400" w14:anchorId="1A6C1525">
          <v:shape id="_x0000_i1177" type="#_x0000_t75" style="width:81pt;height:19.9pt" o:ole="">
            <v:imagedata r:id="rId259" o:title=""/>
          </v:shape>
          <o:OLEObject Type="Embed" ProgID="Equation.DSMT4" ShapeID="_x0000_i1177" DrawAspect="Content" ObjectID="_1651305962" r:id="rId260"/>
        </w:object>
      </w:r>
      <w:r w:rsidRPr="00433AC9">
        <w:rPr>
          <w:rFonts w:eastAsiaTheme="minorEastAsia"/>
          <w:sz w:val="24"/>
        </w:rPr>
        <w:t>，其中</w:t>
      </w:r>
      <w:r w:rsidRPr="00433AC9">
        <w:rPr>
          <w:rFonts w:eastAsiaTheme="minorEastAsia"/>
          <w:position w:val="-12"/>
          <w:sz w:val="24"/>
        </w:rPr>
        <w:object w:dxaOrig="499" w:dyaOrig="360" w14:anchorId="3F73E264">
          <v:shape id="_x0000_i1178" type="#_x0000_t75" style="width:25.15pt;height:18pt" o:ole="">
            <v:imagedata r:id="rId261" o:title=""/>
          </v:shape>
          <o:OLEObject Type="Embed" ProgID="Equation.DSMT4" ShapeID="_x0000_i1178" DrawAspect="Content" ObjectID="_1651305963" r:id="rId262"/>
        </w:object>
      </w:r>
      <w:r w:rsidRPr="00433AC9">
        <w:rPr>
          <w:rFonts w:eastAsiaTheme="minorEastAsia"/>
          <w:sz w:val="24"/>
        </w:rPr>
        <w:t>表示车辆航向角，结合公式（</w:t>
      </w:r>
      <w:r w:rsidRPr="00433AC9">
        <w:rPr>
          <w:rFonts w:eastAsiaTheme="minorEastAsia"/>
          <w:sz w:val="24"/>
        </w:rPr>
        <w:t>2</w:t>
      </w:r>
      <w:r w:rsidRPr="00433AC9">
        <w:rPr>
          <w:rFonts w:eastAsiaTheme="minorEastAsia"/>
          <w:sz w:val="24"/>
        </w:rPr>
        <w:t>）、（</w:t>
      </w:r>
      <w:r w:rsidRPr="00433AC9">
        <w:rPr>
          <w:rFonts w:eastAsiaTheme="minorEastAsia"/>
          <w:sz w:val="24"/>
        </w:rPr>
        <w:t>3</w:t>
      </w:r>
      <w:r w:rsidRPr="00433AC9">
        <w:rPr>
          <w:rFonts w:eastAsiaTheme="minorEastAsia"/>
          <w:sz w:val="24"/>
        </w:rPr>
        <w:t>）可得：</w:t>
      </w:r>
    </w:p>
    <w:p w14:paraId="6A83D9FA"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30"/>
          <w:sz w:val="24"/>
        </w:rPr>
        <w:object w:dxaOrig="4599" w:dyaOrig="720" w14:anchorId="5BC0E7C6">
          <v:shape id="_x0000_i1179" type="#_x0000_t75" style="width:230.25pt;height:36.4pt" o:ole="">
            <v:imagedata r:id="rId66" o:title=""/>
          </v:shape>
          <o:OLEObject Type="Embed" ProgID="Equation.DSMT4" ShapeID="_x0000_i1179" DrawAspect="Content" ObjectID="_1651305964" r:id="rId263"/>
        </w:object>
      </w:r>
      <w:r w:rsidRPr="00433AC9">
        <w:rPr>
          <w:rFonts w:eastAsiaTheme="minorEastAsia"/>
          <w:sz w:val="24"/>
        </w:rPr>
        <w:t xml:space="preserve">            (4)</w:t>
      </w:r>
    </w:p>
    <w:p w14:paraId="5F4E4C78"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综上，得到</w:t>
      </w:r>
      <w:proofErr w:type="spellStart"/>
      <w:r w:rsidRPr="00433AC9">
        <w:rPr>
          <w:rFonts w:eastAsiaTheme="minorEastAsia"/>
          <w:sz w:val="24"/>
        </w:rPr>
        <w:t>Frenet</w:t>
      </w:r>
      <w:proofErr w:type="spellEnd"/>
      <w:r w:rsidRPr="00433AC9">
        <w:rPr>
          <w:rFonts w:eastAsiaTheme="minorEastAsia"/>
          <w:sz w:val="24"/>
        </w:rPr>
        <w:t>坐标系下车辆运动学模型如下：</w:t>
      </w:r>
    </w:p>
    <w:p w14:paraId="59D89313"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92"/>
          <w:sz w:val="24"/>
        </w:rPr>
        <w:object w:dxaOrig="3600" w:dyaOrig="1960" w14:anchorId="128881C8">
          <v:shape id="_x0000_i1180" type="#_x0000_t75" style="width:180.4pt;height:99pt" o:ole="">
            <v:imagedata r:id="rId46" o:title=""/>
          </v:shape>
          <o:OLEObject Type="Embed" ProgID="Equation.DSMT4" ShapeID="_x0000_i1180" DrawAspect="Content" ObjectID="_1651305965" r:id="rId264"/>
        </w:object>
      </w:r>
      <w:r w:rsidRPr="00433AC9">
        <w:rPr>
          <w:rFonts w:eastAsiaTheme="minorEastAsia"/>
          <w:sz w:val="24"/>
        </w:rPr>
        <w:t xml:space="preserve">               (5)</w:t>
      </w:r>
    </w:p>
    <w:p w14:paraId="648F26ED"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480" w:dyaOrig="360" w14:anchorId="19E789E2">
          <v:shape id="_x0000_i1181" type="#_x0000_t75" style="width:24pt;height:19.5pt" o:ole="">
            <v:imagedata r:id="rId48" o:title=""/>
          </v:shape>
          <o:OLEObject Type="Embed" ProgID="Equation.DSMT4" ShapeID="_x0000_i1181" DrawAspect="Content" ObjectID="_1651305966" r:id="rId265"/>
        </w:object>
      </w:r>
      <w:r w:rsidRPr="00433AC9">
        <w:rPr>
          <w:rFonts w:eastAsiaTheme="minorEastAsia"/>
          <w:sz w:val="24"/>
        </w:rPr>
        <w:t>表示第</w:t>
      </w:r>
      <w:r w:rsidRPr="00433AC9">
        <w:rPr>
          <w:rFonts w:eastAsiaTheme="minorEastAsia"/>
          <w:position w:val="-6"/>
          <w:sz w:val="24"/>
        </w:rPr>
        <w:object w:dxaOrig="139" w:dyaOrig="260" w14:anchorId="62A16DBA">
          <v:shape id="_x0000_i1182" type="#_x0000_t75" style="width:7.5pt;height:12.4pt" o:ole="">
            <v:imagedata r:id="rId50" o:title=""/>
          </v:shape>
          <o:OLEObject Type="Embed" ProgID="Equation.DSMT4" ShapeID="_x0000_i1182" DrawAspect="Content" ObjectID="_1651305967" r:id="rId266"/>
        </w:object>
      </w:r>
      <w:r w:rsidRPr="00433AC9">
        <w:rPr>
          <w:rFonts w:eastAsiaTheme="minorEastAsia"/>
          <w:sz w:val="24"/>
        </w:rPr>
        <w:t>辆车沿行驶路径的纵向位移，</w:t>
      </w:r>
      <w:r w:rsidRPr="00433AC9">
        <w:rPr>
          <w:rFonts w:eastAsiaTheme="minorEastAsia"/>
          <w:position w:val="-12"/>
          <w:sz w:val="24"/>
        </w:rPr>
        <w:object w:dxaOrig="520" w:dyaOrig="360" w14:anchorId="65FB7579">
          <v:shape id="_x0000_i1183" type="#_x0000_t75" style="width:27pt;height:19.5pt" o:ole="">
            <v:imagedata r:id="rId52" o:title=""/>
          </v:shape>
          <o:OLEObject Type="Embed" ProgID="Equation.DSMT4" ShapeID="_x0000_i1183" DrawAspect="Content" ObjectID="_1651305968" r:id="rId267"/>
        </w:object>
      </w:r>
      <w:r w:rsidRPr="00433AC9">
        <w:rPr>
          <w:rFonts w:eastAsiaTheme="minorEastAsia"/>
          <w:sz w:val="24"/>
        </w:rPr>
        <w:t>表示第</w:t>
      </w:r>
      <w:r w:rsidRPr="00433AC9">
        <w:rPr>
          <w:rFonts w:eastAsiaTheme="minorEastAsia"/>
          <w:position w:val="-6"/>
          <w:sz w:val="24"/>
        </w:rPr>
        <w:object w:dxaOrig="139" w:dyaOrig="260" w14:anchorId="7AD69B4A">
          <v:shape id="_x0000_i1184" type="#_x0000_t75" style="width:7.5pt;height:12.4pt" o:ole="">
            <v:imagedata r:id="rId54" o:title=""/>
          </v:shape>
          <o:OLEObject Type="Embed" ProgID="Equation.DSMT4" ShapeID="_x0000_i1184" DrawAspect="Content" ObjectID="_1651305969" r:id="rId268"/>
        </w:object>
      </w:r>
      <w:r w:rsidRPr="00433AC9">
        <w:rPr>
          <w:rFonts w:eastAsiaTheme="minorEastAsia"/>
          <w:sz w:val="24"/>
        </w:rPr>
        <w:t>辆车沿行驶路径的横向位移，</w:t>
      </w:r>
      <w:r w:rsidRPr="00433AC9">
        <w:rPr>
          <w:rFonts w:eastAsiaTheme="minorEastAsia"/>
          <w:position w:val="-12"/>
          <w:sz w:val="24"/>
        </w:rPr>
        <w:object w:dxaOrig="499" w:dyaOrig="400" w14:anchorId="16105B26">
          <v:shape id="_x0000_i1185" type="#_x0000_t75" style="width:25.15pt;height:19.9pt" o:ole="">
            <v:imagedata r:id="rId56" o:title=""/>
          </v:shape>
          <o:OLEObject Type="Embed" ProgID="Equation.DSMT4" ShapeID="_x0000_i1185" DrawAspect="Content" ObjectID="_1651305970" r:id="rId269"/>
        </w:object>
      </w:r>
      <w:r w:rsidRPr="00433AC9">
        <w:rPr>
          <w:rFonts w:eastAsiaTheme="minorEastAsia"/>
          <w:sz w:val="24"/>
        </w:rPr>
        <w:t>表示第</w:t>
      </w:r>
      <w:r w:rsidRPr="00433AC9">
        <w:rPr>
          <w:rFonts w:eastAsiaTheme="minorEastAsia"/>
          <w:position w:val="-6"/>
          <w:sz w:val="24"/>
        </w:rPr>
        <w:object w:dxaOrig="139" w:dyaOrig="260" w14:anchorId="0C857EA0">
          <v:shape id="_x0000_i1186" type="#_x0000_t75" style="width:7.5pt;height:12.4pt" o:ole="">
            <v:imagedata r:id="rId58" o:title=""/>
          </v:shape>
          <o:OLEObject Type="Embed" ProgID="Equation.DSMT4" ShapeID="_x0000_i1186" DrawAspect="Content" ObjectID="_1651305971" r:id="rId270"/>
        </w:object>
      </w:r>
      <w:r w:rsidRPr="00433AC9">
        <w:rPr>
          <w:rFonts w:eastAsiaTheme="minorEastAsia"/>
          <w:sz w:val="24"/>
        </w:rPr>
        <w:t>辆车偏离期望路径的角度，</w:t>
      </w:r>
      <w:r w:rsidRPr="00433AC9">
        <w:rPr>
          <w:rFonts w:eastAsiaTheme="minorEastAsia"/>
          <w:position w:val="-12"/>
          <w:sz w:val="24"/>
        </w:rPr>
        <w:object w:dxaOrig="480" w:dyaOrig="360" w14:anchorId="78576DFA">
          <v:shape id="_x0000_i1187" type="#_x0000_t75" style="width:24pt;height:19.5pt" o:ole="">
            <v:imagedata r:id="rId60" o:title=""/>
          </v:shape>
          <o:OLEObject Type="Embed" ProgID="Equation.DSMT4" ShapeID="_x0000_i1187" DrawAspect="Content" ObjectID="_1651305972" r:id="rId271"/>
        </w:object>
      </w:r>
      <w:r w:rsidRPr="00433AC9">
        <w:rPr>
          <w:rFonts w:eastAsiaTheme="minorEastAsia"/>
          <w:sz w:val="24"/>
        </w:rPr>
        <w:t>表示期望路径上</w:t>
      </w:r>
      <w:proofErr w:type="gramStart"/>
      <w:r w:rsidRPr="00433AC9">
        <w:rPr>
          <w:rFonts w:eastAsiaTheme="minorEastAsia"/>
          <w:sz w:val="24"/>
        </w:rPr>
        <w:t>距离第</w:t>
      </w:r>
      <w:proofErr w:type="gramEnd"/>
      <w:r w:rsidRPr="00433AC9">
        <w:rPr>
          <w:rFonts w:eastAsiaTheme="minorEastAsia"/>
          <w:position w:val="-6"/>
          <w:sz w:val="24"/>
        </w:rPr>
        <w:object w:dxaOrig="139" w:dyaOrig="260" w14:anchorId="4D231651">
          <v:shape id="_x0000_i1188" type="#_x0000_t75" style="width:7.5pt;height:12.4pt" o:ole="">
            <v:imagedata r:id="rId62" o:title=""/>
          </v:shape>
          <o:OLEObject Type="Embed" ProgID="Equation.DSMT4" ShapeID="_x0000_i1188" DrawAspect="Content" ObjectID="_1651305973" r:id="rId272"/>
        </w:object>
      </w:r>
      <w:r w:rsidRPr="00433AC9">
        <w:rPr>
          <w:rFonts w:eastAsiaTheme="minorEastAsia"/>
          <w:sz w:val="24"/>
        </w:rPr>
        <w:t>辆车后轴中心点最近的近邻点对应的曲率。</w:t>
      </w:r>
      <w:r w:rsidRPr="00433AC9">
        <w:rPr>
          <w:rFonts w:eastAsiaTheme="minorEastAsia"/>
          <w:sz w:val="24"/>
        </w:rPr>
        <w:t xml:space="preserve"> </w:t>
      </w:r>
    </w:p>
    <w:p w14:paraId="62D548EF" w14:textId="77777777" w:rsidR="00295418" w:rsidRPr="00433AC9" w:rsidRDefault="00295418" w:rsidP="00433AC9">
      <w:pPr>
        <w:spacing w:line="360" w:lineRule="auto"/>
        <w:ind w:right="480"/>
        <w:jc w:val="left"/>
        <w:rPr>
          <w:rFonts w:eastAsiaTheme="minorEastAsia"/>
          <w:sz w:val="24"/>
        </w:rPr>
      </w:pPr>
      <w:r w:rsidRPr="00433AC9">
        <w:rPr>
          <w:rFonts w:eastAsiaTheme="minorEastAsia"/>
          <w:sz w:val="24"/>
        </w:rPr>
        <w:t>（</w:t>
      </w:r>
      <w:r w:rsidRPr="00433AC9">
        <w:rPr>
          <w:rFonts w:eastAsiaTheme="minorEastAsia"/>
          <w:sz w:val="24"/>
        </w:rPr>
        <w:t>3</w:t>
      </w:r>
      <w:r w:rsidRPr="00433AC9">
        <w:rPr>
          <w:rFonts w:eastAsiaTheme="minorEastAsia"/>
          <w:sz w:val="24"/>
        </w:rPr>
        <w:t>）建立领航者</w:t>
      </w:r>
      <w:r w:rsidRPr="00433AC9">
        <w:rPr>
          <w:rFonts w:eastAsiaTheme="minorEastAsia"/>
          <w:sz w:val="24"/>
        </w:rPr>
        <w:t>-</w:t>
      </w:r>
      <w:r w:rsidRPr="00433AC9">
        <w:rPr>
          <w:rFonts w:eastAsiaTheme="minorEastAsia"/>
          <w:sz w:val="24"/>
        </w:rPr>
        <w:t>前车跟随式车辆队列</w:t>
      </w:r>
      <w:proofErr w:type="gramStart"/>
      <w:r w:rsidRPr="00433AC9">
        <w:rPr>
          <w:rFonts w:eastAsiaTheme="minorEastAsia"/>
          <w:sz w:val="24"/>
        </w:rPr>
        <w:t>的跟驰间距</w:t>
      </w:r>
      <w:proofErr w:type="gramEnd"/>
      <w:r w:rsidRPr="00433AC9">
        <w:rPr>
          <w:rFonts w:eastAsiaTheme="minorEastAsia"/>
          <w:sz w:val="24"/>
        </w:rPr>
        <w:t>误差模型如下：</w:t>
      </w:r>
    </w:p>
    <w:p w14:paraId="2B5BD5D0"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158"/>
          <w:sz w:val="24"/>
        </w:rPr>
        <w:object w:dxaOrig="4099" w:dyaOrig="3280" w14:anchorId="561BFD10">
          <v:shape id="_x0000_i1189" type="#_x0000_t75" style="width:204pt;height:163.5pt" o:ole="">
            <v:imagedata r:id="rId25" o:title=""/>
          </v:shape>
          <o:OLEObject Type="Embed" ProgID="Equation.DSMT4" ShapeID="_x0000_i1189" DrawAspect="Content" ObjectID="_1651305974" r:id="rId273"/>
        </w:object>
      </w:r>
      <w:r w:rsidRPr="00433AC9">
        <w:rPr>
          <w:rFonts w:eastAsiaTheme="minorEastAsia"/>
          <w:sz w:val="24"/>
        </w:rPr>
        <w:t xml:space="preserve">                (6)</w:t>
      </w:r>
    </w:p>
    <w:p w14:paraId="7D264FFF" w14:textId="3584F4FA"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2"/>
          <w:sz w:val="24"/>
        </w:rPr>
        <w:object w:dxaOrig="620" w:dyaOrig="360" w14:anchorId="0AC82E46">
          <v:shape id="_x0000_i1190" type="#_x0000_t75" style="width:31.5pt;height:19.5pt" o:ole="">
            <v:imagedata r:id="rId27" o:title=""/>
          </v:shape>
          <o:OLEObject Type="Embed" ProgID="Equation.DSMT4" ShapeID="_x0000_i1190" DrawAspect="Content" ObjectID="_1651305975" r:id="rId274"/>
        </w:object>
      </w:r>
      <w:r w:rsidRPr="00433AC9">
        <w:rPr>
          <w:rFonts w:eastAsiaTheme="minorEastAsia"/>
          <w:sz w:val="24"/>
        </w:rPr>
        <w:t>表示第</w:t>
      </w:r>
      <w:r w:rsidRPr="00433AC9">
        <w:rPr>
          <w:rFonts w:eastAsiaTheme="minorEastAsia"/>
          <w:position w:val="-6"/>
          <w:sz w:val="24"/>
        </w:rPr>
        <w:object w:dxaOrig="440" w:dyaOrig="279" w14:anchorId="3CA3F6A4">
          <v:shape id="_x0000_i1191" type="#_x0000_t75" style="width:22.15pt;height:14.65pt" o:ole="">
            <v:imagedata r:id="rId275" o:title=""/>
          </v:shape>
          <o:OLEObject Type="Embed" ProgID="Equation.DSMT4" ShapeID="_x0000_i1191" DrawAspect="Content" ObjectID="_1651305976" r:id="rId276"/>
        </w:object>
      </w:r>
      <w:r w:rsidRPr="00433AC9">
        <w:rPr>
          <w:rFonts w:eastAsiaTheme="minorEastAsia"/>
          <w:sz w:val="24"/>
        </w:rPr>
        <w:t>辆车的</w:t>
      </w:r>
      <w:proofErr w:type="gramStart"/>
      <w:r w:rsidRPr="00433AC9">
        <w:rPr>
          <w:rFonts w:eastAsiaTheme="minorEastAsia"/>
          <w:sz w:val="24"/>
        </w:rPr>
        <w:t>联合跟驰间距</w:t>
      </w:r>
      <w:proofErr w:type="gramEnd"/>
      <w:r w:rsidRPr="00433AC9">
        <w:rPr>
          <w:rFonts w:eastAsiaTheme="minorEastAsia"/>
          <w:sz w:val="24"/>
        </w:rPr>
        <w:t>误差，</w:t>
      </w:r>
      <w:r w:rsidRPr="00433AC9">
        <w:rPr>
          <w:rFonts w:eastAsiaTheme="minorEastAsia"/>
          <w:position w:val="-12"/>
          <w:sz w:val="24"/>
        </w:rPr>
        <w:object w:dxaOrig="620" w:dyaOrig="380" w14:anchorId="7939C8CB">
          <v:shape id="_x0000_i1192" type="#_x0000_t75" style="width:31.5pt;height:19.5pt" o:ole="">
            <v:imagedata r:id="rId31" o:title=""/>
          </v:shape>
          <o:OLEObject Type="Embed" ProgID="Equation.DSMT4" ShapeID="_x0000_i1192" DrawAspect="Content" ObjectID="_1651305977" r:id="rId277"/>
        </w:object>
      </w:r>
      <w:r w:rsidRPr="00433AC9">
        <w:rPr>
          <w:rFonts w:eastAsiaTheme="minorEastAsia"/>
          <w:sz w:val="24"/>
        </w:rPr>
        <w:t>表示第</w:t>
      </w:r>
      <w:r w:rsidRPr="00433AC9">
        <w:rPr>
          <w:rFonts w:eastAsiaTheme="minorEastAsia"/>
          <w:position w:val="-6"/>
          <w:sz w:val="24"/>
        </w:rPr>
        <w:object w:dxaOrig="440" w:dyaOrig="279" w14:anchorId="38D8FE12">
          <v:shape id="_x0000_i1193" type="#_x0000_t75" style="width:22.15pt;height:14.65pt" o:ole="">
            <v:imagedata r:id="rId278" o:title=""/>
          </v:shape>
          <o:OLEObject Type="Embed" ProgID="Equation.DSMT4" ShapeID="_x0000_i1193" DrawAspect="Content" ObjectID="_1651305978" r:id="rId279"/>
        </w:object>
      </w:r>
      <w:r w:rsidRPr="00433AC9">
        <w:rPr>
          <w:rFonts w:eastAsiaTheme="minorEastAsia"/>
          <w:sz w:val="24"/>
        </w:rPr>
        <w:t>辆车与领航车</w:t>
      </w:r>
      <w:proofErr w:type="gramStart"/>
      <w:r w:rsidRPr="00433AC9">
        <w:rPr>
          <w:rFonts w:eastAsiaTheme="minorEastAsia"/>
          <w:sz w:val="24"/>
        </w:rPr>
        <w:t>的跟驰间距</w:t>
      </w:r>
      <w:proofErr w:type="gramEnd"/>
      <w:r w:rsidRPr="00433AC9">
        <w:rPr>
          <w:rFonts w:eastAsiaTheme="minorEastAsia"/>
          <w:sz w:val="24"/>
        </w:rPr>
        <w:t>误差，</w:t>
      </w:r>
      <w:r w:rsidRPr="00433AC9">
        <w:rPr>
          <w:rFonts w:eastAsiaTheme="minorEastAsia"/>
          <w:position w:val="-12"/>
          <w:sz w:val="24"/>
        </w:rPr>
        <w:object w:dxaOrig="620" w:dyaOrig="380" w14:anchorId="7797C8C9">
          <v:shape id="_x0000_i1194" type="#_x0000_t75" style="width:31.5pt;height:19.5pt" o:ole="">
            <v:imagedata r:id="rId35" o:title=""/>
          </v:shape>
          <o:OLEObject Type="Embed" ProgID="Equation.DSMT4" ShapeID="_x0000_i1194" DrawAspect="Content" ObjectID="_1651305979" r:id="rId280"/>
        </w:object>
      </w:r>
      <w:r w:rsidRPr="00433AC9">
        <w:rPr>
          <w:rFonts w:eastAsiaTheme="minorEastAsia"/>
          <w:sz w:val="24"/>
        </w:rPr>
        <w:t>表示第</w:t>
      </w:r>
      <w:r w:rsidRPr="00433AC9">
        <w:rPr>
          <w:rFonts w:eastAsiaTheme="minorEastAsia"/>
          <w:position w:val="-6"/>
          <w:sz w:val="24"/>
        </w:rPr>
        <w:object w:dxaOrig="440" w:dyaOrig="279" w14:anchorId="14FEB578">
          <v:shape id="_x0000_i1195" type="#_x0000_t75" style="width:22.15pt;height:14.65pt" o:ole="">
            <v:imagedata r:id="rId281" o:title=""/>
          </v:shape>
          <o:OLEObject Type="Embed" ProgID="Equation.DSMT4" ShapeID="_x0000_i1195" DrawAspect="Content" ObjectID="_1651305980" r:id="rId282"/>
        </w:object>
      </w:r>
      <w:r w:rsidRPr="00433AC9">
        <w:rPr>
          <w:rFonts w:eastAsiaTheme="minorEastAsia"/>
          <w:sz w:val="24"/>
        </w:rPr>
        <w:t>辆车与第</w:t>
      </w:r>
      <w:r w:rsidR="00FF00B7" w:rsidRPr="00FF00B7">
        <w:rPr>
          <w:rFonts w:eastAsiaTheme="minorEastAsia"/>
          <w:position w:val="-6"/>
          <w:sz w:val="24"/>
        </w:rPr>
        <w:object w:dxaOrig="139" w:dyaOrig="260" w14:anchorId="0A84662F">
          <v:shape id="_x0000_i1196" type="#_x0000_t75" style="width:7.5pt;height:12.4pt" o:ole="">
            <v:imagedata r:id="rId283" o:title=""/>
          </v:shape>
          <o:OLEObject Type="Embed" ProgID="Equation.DSMT4" ShapeID="_x0000_i1196" DrawAspect="Content" ObjectID="_1651305981" r:id="rId284"/>
        </w:object>
      </w:r>
      <w:r w:rsidRPr="00433AC9">
        <w:rPr>
          <w:rFonts w:eastAsiaTheme="minorEastAsia"/>
          <w:sz w:val="24"/>
        </w:rPr>
        <w:t>辆车</w:t>
      </w:r>
      <w:proofErr w:type="gramStart"/>
      <w:r w:rsidRPr="00433AC9">
        <w:rPr>
          <w:rFonts w:eastAsiaTheme="minorEastAsia"/>
          <w:sz w:val="24"/>
        </w:rPr>
        <w:t>的跟驰间距</w:t>
      </w:r>
      <w:proofErr w:type="gramEnd"/>
      <w:r w:rsidRPr="00433AC9">
        <w:rPr>
          <w:rFonts w:eastAsiaTheme="minorEastAsia"/>
          <w:sz w:val="24"/>
        </w:rPr>
        <w:t>误差，</w:t>
      </w:r>
      <w:r w:rsidRPr="00433AC9">
        <w:rPr>
          <w:rFonts w:eastAsiaTheme="minorEastAsia"/>
          <w:position w:val="-6"/>
          <w:sz w:val="24"/>
        </w:rPr>
        <w:object w:dxaOrig="139" w:dyaOrig="260" w14:anchorId="1450C549">
          <v:shape id="_x0000_i1197" type="#_x0000_t75" style="width:7.5pt;height:13.15pt" o:ole="">
            <v:imagedata r:id="rId285" o:title=""/>
          </v:shape>
          <o:OLEObject Type="Embed" ProgID="Equation.DSMT4" ShapeID="_x0000_i1197" DrawAspect="Content" ObjectID="_1651305982" r:id="rId286"/>
        </w:object>
      </w:r>
      <w:r w:rsidRPr="00433AC9">
        <w:rPr>
          <w:rFonts w:eastAsiaTheme="minorEastAsia"/>
          <w:sz w:val="24"/>
        </w:rPr>
        <w:t>表示</w:t>
      </w:r>
      <w:proofErr w:type="gramStart"/>
      <w:r w:rsidRPr="00433AC9">
        <w:rPr>
          <w:rFonts w:eastAsiaTheme="minorEastAsia"/>
          <w:sz w:val="24"/>
        </w:rPr>
        <w:t>期望跟驰</w:t>
      </w:r>
      <w:proofErr w:type="gramEnd"/>
      <w:r w:rsidRPr="00433AC9">
        <w:rPr>
          <w:rFonts w:eastAsiaTheme="minorEastAsia"/>
          <w:sz w:val="24"/>
        </w:rPr>
        <w:t>间距，</w:t>
      </w:r>
      <w:r w:rsidRPr="00433AC9">
        <w:rPr>
          <w:rFonts w:eastAsiaTheme="minorEastAsia"/>
          <w:position w:val="-12"/>
          <w:sz w:val="24"/>
        </w:rPr>
        <w:object w:dxaOrig="480" w:dyaOrig="360" w14:anchorId="79AD3B70">
          <v:shape id="_x0000_i1198" type="#_x0000_t75" style="width:24pt;height:18pt" o:ole="">
            <v:imagedata r:id="rId287" o:title=""/>
          </v:shape>
          <o:OLEObject Type="Embed" ProgID="Equation.DSMT4" ShapeID="_x0000_i1198" DrawAspect="Content" ObjectID="_1651305983" r:id="rId288"/>
        </w:object>
      </w:r>
      <w:r w:rsidRPr="00433AC9">
        <w:rPr>
          <w:rFonts w:eastAsiaTheme="minorEastAsia"/>
          <w:sz w:val="24"/>
        </w:rPr>
        <w:t>、</w:t>
      </w:r>
      <w:r w:rsidRPr="00433AC9">
        <w:rPr>
          <w:rFonts w:eastAsiaTheme="minorEastAsia"/>
          <w:position w:val="-12"/>
          <w:sz w:val="24"/>
        </w:rPr>
        <w:object w:dxaOrig="480" w:dyaOrig="360" w14:anchorId="05CE2131">
          <v:shape id="_x0000_i1199" type="#_x0000_t75" style="width:24pt;height:18pt" o:ole="">
            <v:imagedata r:id="rId289" o:title=""/>
          </v:shape>
          <o:OLEObject Type="Embed" ProgID="Equation.DSMT4" ShapeID="_x0000_i1199" DrawAspect="Content" ObjectID="_1651305984" r:id="rId290"/>
        </w:object>
      </w:r>
      <w:r w:rsidRPr="00433AC9">
        <w:rPr>
          <w:rFonts w:eastAsiaTheme="minorEastAsia"/>
          <w:sz w:val="24"/>
        </w:rPr>
        <w:t>、</w:t>
      </w:r>
      <w:r w:rsidRPr="00433AC9">
        <w:rPr>
          <w:rFonts w:eastAsiaTheme="minorEastAsia"/>
          <w:position w:val="-12"/>
          <w:sz w:val="24"/>
        </w:rPr>
        <w:object w:dxaOrig="620" w:dyaOrig="360" w14:anchorId="4FDBFEAF">
          <v:shape id="_x0000_i1200" type="#_x0000_t75" style="width:30.4pt;height:18pt" o:ole="">
            <v:imagedata r:id="rId291" o:title=""/>
          </v:shape>
          <o:OLEObject Type="Embed" ProgID="Equation.DSMT4" ShapeID="_x0000_i1200" DrawAspect="Content" ObjectID="_1651305985" r:id="rId292"/>
        </w:object>
      </w:r>
      <w:r w:rsidRPr="00433AC9">
        <w:rPr>
          <w:rFonts w:eastAsiaTheme="minorEastAsia"/>
          <w:sz w:val="24"/>
        </w:rPr>
        <w:t>可根据车辆运动学模型（</w:t>
      </w:r>
      <w:r w:rsidRPr="00433AC9">
        <w:rPr>
          <w:rFonts w:eastAsiaTheme="minorEastAsia"/>
          <w:sz w:val="24"/>
        </w:rPr>
        <w:t>5</w:t>
      </w:r>
      <w:r w:rsidRPr="00433AC9">
        <w:rPr>
          <w:rFonts w:eastAsiaTheme="minorEastAsia"/>
          <w:sz w:val="24"/>
        </w:rPr>
        <w:t>）计算得到。另外，</w:t>
      </w:r>
      <w:r w:rsidRPr="00433AC9">
        <w:rPr>
          <w:rFonts w:eastAsiaTheme="minorEastAsia"/>
          <w:position w:val="-12"/>
          <w:sz w:val="24"/>
        </w:rPr>
        <w:object w:dxaOrig="680" w:dyaOrig="360" w14:anchorId="45C66E05">
          <v:shape id="_x0000_i1201" type="#_x0000_t75" style="width:34.5pt;height:19.5pt" o:ole="">
            <v:imagedata r:id="rId293" o:title=""/>
          </v:shape>
          <o:OLEObject Type="Embed" ProgID="Equation.DSMT4" ShapeID="_x0000_i1201" DrawAspect="Content" ObjectID="_1651305986" r:id="rId294"/>
        </w:object>
      </w:r>
      <w:r w:rsidRPr="00433AC9">
        <w:rPr>
          <w:rFonts w:eastAsiaTheme="minorEastAsia"/>
          <w:sz w:val="24"/>
        </w:rPr>
        <w:t>表示跟随领航者与跟随前车的权重函数，采用</w:t>
      </w:r>
      <w:r w:rsidRPr="00433AC9">
        <w:rPr>
          <w:rFonts w:eastAsiaTheme="minorEastAsia"/>
          <w:sz w:val="24"/>
        </w:rPr>
        <w:t>S</w:t>
      </w:r>
      <w:r w:rsidRPr="00433AC9">
        <w:rPr>
          <w:rFonts w:eastAsiaTheme="minorEastAsia"/>
          <w:sz w:val="24"/>
        </w:rPr>
        <w:t>形函数拟合。其中，</w:t>
      </w:r>
      <w:r w:rsidRPr="00433AC9">
        <w:rPr>
          <w:rFonts w:eastAsiaTheme="minorEastAsia"/>
          <w:position w:val="-6"/>
          <w:sz w:val="24"/>
        </w:rPr>
        <w:object w:dxaOrig="560" w:dyaOrig="279" w14:anchorId="6877859D">
          <v:shape id="_x0000_i1202" type="#_x0000_t75" style="width:27.4pt;height:14.65pt" o:ole="">
            <v:imagedata r:id="rId295" o:title=""/>
          </v:shape>
          <o:OLEObject Type="Embed" ProgID="Equation.DSMT4" ShapeID="_x0000_i1202" DrawAspect="Content" ObjectID="_1651305987" r:id="rId296"/>
        </w:object>
      </w:r>
      <w:r w:rsidRPr="00433AC9">
        <w:rPr>
          <w:rFonts w:eastAsiaTheme="minorEastAsia"/>
          <w:sz w:val="24"/>
        </w:rPr>
        <w:t>，</w:t>
      </w:r>
      <w:r w:rsidRPr="00433AC9">
        <w:rPr>
          <w:rFonts w:eastAsiaTheme="minorEastAsia"/>
          <w:position w:val="-24"/>
          <w:sz w:val="24"/>
        </w:rPr>
        <w:object w:dxaOrig="2100" w:dyaOrig="620" w14:anchorId="4C4DC308">
          <v:shape id="_x0000_i1203" type="#_x0000_t75" style="width:105pt;height:30.4pt" o:ole="">
            <v:imagedata r:id="rId297" o:title=""/>
          </v:shape>
          <o:OLEObject Type="Embed" ProgID="Equation.DSMT4" ShapeID="_x0000_i1203" DrawAspect="Content" ObjectID="_1651305988" r:id="rId298"/>
        </w:object>
      </w:r>
      <w:r w:rsidRPr="00433AC9">
        <w:rPr>
          <w:rFonts w:eastAsiaTheme="minorEastAsia"/>
          <w:sz w:val="24"/>
        </w:rPr>
        <w:t>，</w:t>
      </w:r>
      <w:r w:rsidRPr="00433AC9">
        <w:rPr>
          <w:rFonts w:eastAsiaTheme="minorEastAsia"/>
          <w:position w:val="-12"/>
          <w:sz w:val="24"/>
        </w:rPr>
        <w:object w:dxaOrig="200" w:dyaOrig="360" w14:anchorId="5E3FF26E">
          <v:shape id="_x0000_i1204" type="#_x0000_t75" style="width:10.5pt;height:18pt" o:ole="">
            <v:imagedata r:id="rId74" o:title=""/>
          </v:shape>
          <o:OLEObject Type="Embed" ProgID="Equation.DSMT4" ShapeID="_x0000_i1204" DrawAspect="Content" ObjectID="_1651305989" r:id="rId299"/>
        </w:object>
      </w:r>
      <w:r w:rsidRPr="00433AC9">
        <w:rPr>
          <w:rFonts w:eastAsiaTheme="minorEastAsia"/>
          <w:sz w:val="24"/>
        </w:rPr>
        <w:t>表示最小安全间距</w:t>
      </w:r>
      <w:ins w:id="50" w:author="TR" w:date="2019-10-30T10:09:00Z">
        <w:r w:rsidR="0080094F">
          <w:rPr>
            <w:rFonts w:eastAsiaTheme="minorEastAsia" w:hint="eastAsia"/>
            <w:sz w:val="24"/>
          </w:rPr>
          <w:t>，本实例中取</w:t>
        </w:r>
      </w:ins>
      <w:ins w:id="51" w:author="TR" w:date="2019-10-30T10:09:00Z">
        <w:r w:rsidR="0080094F" w:rsidRPr="00433AC9">
          <w:rPr>
            <w:rFonts w:eastAsiaTheme="minorEastAsia"/>
            <w:position w:val="-6"/>
            <w:sz w:val="24"/>
          </w:rPr>
          <w:object w:dxaOrig="499" w:dyaOrig="260" w14:anchorId="13952E27">
            <v:shape id="_x0000_i1205" type="#_x0000_t75" style="width:24pt;height:13.15pt" o:ole="">
              <v:imagedata r:id="rId300" o:title=""/>
            </v:shape>
            <o:OLEObject Type="Embed" ProgID="Equation.DSMT4" ShapeID="_x0000_i1205" DrawAspect="Content" ObjectID="_1651305990" r:id="rId301"/>
          </w:object>
        </w:r>
      </w:ins>
      <w:ins w:id="52" w:author="TR" w:date="2019-10-30T10:10:00Z">
        <w:r w:rsidR="0080094F">
          <w:rPr>
            <w:rFonts w:eastAsiaTheme="minorEastAsia" w:hint="eastAsia"/>
            <w:sz w:val="24"/>
          </w:rPr>
          <w:t>、</w:t>
        </w:r>
      </w:ins>
      <w:ins w:id="53" w:author="TR" w:date="2019-10-30T10:10:00Z">
        <w:r w:rsidR="0080094F" w:rsidRPr="00E45D08">
          <w:rPr>
            <w:rFonts w:eastAsiaTheme="minorEastAsia"/>
            <w:position w:val="-10"/>
            <w:sz w:val="24"/>
          </w:rPr>
          <w:object w:dxaOrig="560" w:dyaOrig="300" w14:anchorId="74838CAD">
            <v:shape id="_x0000_i1206" type="#_x0000_t75" style="width:27pt;height:15.4pt" o:ole="">
              <v:imagedata r:id="rId302" o:title=""/>
            </v:shape>
            <o:OLEObject Type="Embed" ProgID="Equation.DSMT4" ShapeID="_x0000_i1206" DrawAspect="Content" ObjectID="_1651305991" r:id="rId303"/>
          </w:object>
        </w:r>
      </w:ins>
      <w:r w:rsidRPr="00433AC9">
        <w:rPr>
          <w:rFonts w:eastAsiaTheme="minorEastAsia"/>
          <w:sz w:val="24"/>
        </w:rPr>
        <w:t>。</w:t>
      </w:r>
    </w:p>
    <w:p w14:paraId="41D7D5C2"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所述步骤</w:t>
      </w:r>
      <w:r w:rsidRPr="00433AC9">
        <w:rPr>
          <w:rFonts w:eastAsiaTheme="minorEastAsia"/>
          <w:sz w:val="24"/>
        </w:rPr>
        <w:t>3</w:t>
      </w:r>
      <w:r w:rsidRPr="00433AC9">
        <w:rPr>
          <w:rFonts w:eastAsiaTheme="minorEastAsia"/>
          <w:sz w:val="24"/>
        </w:rPr>
        <w:t>）的具体步骤如下：</w:t>
      </w:r>
    </w:p>
    <w:p w14:paraId="10305184"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1</w:t>
      </w:r>
      <w:r w:rsidRPr="00433AC9">
        <w:rPr>
          <w:rFonts w:eastAsiaTheme="minorEastAsia"/>
          <w:sz w:val="24"/>
        </w:rPr>
        <w:t>）根据车辆运动学模型（</w:t>
      </w:r>
      <w:r w:rsidRPr="00433AC9">
        <w:rPr>
          <w:rFonts w:eastAsiaTheme="minorEastAsia"/>
          <w:sz w:val="24"/>
        </w:rPr>
        <w:t>5</w:t>
      </w:r>
      <w:r w:rsidRPr="00433AC9">
        <w:rPr>
          <w:rFonts w:eastAsiaTheme="minorEastAsia"/>
          <w:sz w:val="24"/>
        </w:rPr>
        <w:t>）重新描述</w:t>
      </w:r>
      <w:proofErr w:type="gramStart"/>
      <w:r w:rsidRPr="00433AC9">
        <w:rPr>
          <w:rFonts w:eastAsiaTheme="minorEastAsia"/>
          <w:sz w:val="24"/>
        </w:rPr>
        <w:t>联合跟驰间距</w:t>
      </w:r>
      <w:proofErr w:type="gramEnd"/>
      <w:r w:rsidRPr="00433AC9">
        <w:rPr>
          <w:rFonts w:eastAsiaTheme="minorEastAsia"/>
          <w:sz w:val="24"/>
        </w:rPr>
        <w:t>误差的一阶导如下：</w:t>
      </w:r>
    </w:p>
    <w:p w14:paraId="28B3E6DB" w14:textId="19B4EF2C" w:rsidR="00295418" w:rsidRPr="00433AC9" w:rsidRDefault="00861AA9" w:rsidP="00433AC9">
      <w:pPr>
        <w:spacing w:line="360" w:lineRule="auto"/>
        <w:jc w:val="right"/>
        <w:rPr>
          <w:rFonts w:eastAsiaTheme="minorEastAsia"/>
          <w:sz w:val="24"/>
        </w:rPr>
      </w:pPr>
      <w:r w:rsidRPr="00433AC9">
        <w:rPr>
          <w:rFonts w:eastAsiaTheme="minorEastAsia"/>
          <w:position w:val="-104"/>
          <w:sz w:val="24"/>
        </w:rPr>
        <w:object w:dxaOrig="5520" w:dyaOrig="1840" w14:anchorId="56444EB6">
          <v:shape id="_x0000_i1207" type="#_x0000_t75" style="width:276pt;height:91.9pt" o:ole="">
            <v:imagedata r:id="rId304" o:title=""/>
          </v:shape>
          <o:OLEObject Type="Embed" ProgID="Equation.DSMT4" ShapeID="_x0000_i1207" DrawAspect="Content" ObjectID="_1651305992" r:id="rId305"/>
        </w:object>
      </w:r>
      <w:r w:rsidR="00295418" w:rsidRPr="00433AC9">
        <w:rPr>
          <w:rFonts w:eastAsiaTheme="minorEastAsia"/>
          <w:sz w:val="24"/>
        </w:rPr>
        <w:t xml:space="preserve">              (7)</w:t>
      </w:r>
    </w:p>
    <w:p w14:paraId="18AC385A"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2</w:t>
      </w:r>
      <w:r w:rsidRPr="00433AC9">
        <w:rPr>
          <w:rFonts w:eastAsiaTheme="minorEastAsia"/>
          <w:sz w:val="24"/>
        </w:rPr>
        <w:t>）采用</w:t>
      </w:r>
      <w:bookmarkStart w:id="54" w:name="OLE_LINK3"/>
      <w:bookmarkStart w:id="55" w:name="OLE_LINK4"/>
      <w:r w:rsidRPr="00433AC9">
        <w:rPr>
          <w:rFonts w:eastAsiaTheme="minorEastAsia"/>
          <w:sz w:val="24"/>
        </w:rPr>
        <w:t>指数收敛</w:t>
      </w:r>
      <w:bookmarkEnd w:id="54"/>
      <w:bookmarkEnd w:id="55"/>
      <w:r w:rsidRPr="00433AC9">
        <w:rPr>
          <w:rFonts w:eastAsiaTheme="minorEastAsia"/>
          <w:sz w:val="24"/>
        </w:rPr>
        <w:t>技术，令</w:t>
      </w:r>
      <w:r w:rsidRPr="00433AC9">
        <w:rPr>
          <w:rFonts w:eastAsiaTheme="minorEastAsia"/>
          <w:position w:val="-12"/>
          <w:sz w:val="24"/>
        </w:rPr>
        <w:object w:dxaOrig="1719" w:dyaOrig="360" w14:anchorId="158C7369">
          <v:shape id="_x0000_i1208" type="#_x0000_t75" style="width:86.65pt;height:18pt" o:ole="">
            <v:imagedata r:id="rId92" o:title=""/>
          </v:shape>
          <o:OLEObject Type="Embed" ProgID="Equation.DSMT4" ShapeID="_x0000_i1208" DrawAspect="Content" ObjectID="_1651305993" r:id="rId306"/>
        </w:object>
      </w:r>
      <w:r w:rsidRPr="00433AC9">
        <w:rPr>
          <w:rFonts w:eastAsiaTheme="minorEastAsia"/>
          <w:sz w:val="24"/>
        </w:rPr>
        <w:t>，其中</w:t>
      </w:r>
      <w:r w:rsidRPr="00433AC9">
        <w:rPr>
          <w:rFonts w:eastAsiaTheme="minorEastAsia"/>
          <w:position w:val="-6"/>
          <w:sz w:val="24"/>
        </w:rPr>
        <w:object w:dxaOrig="620" w:dyaOrig="279" w14:anchorId="48344E13">
          <v:shape id="_x0000_i1209" type="#_x0000_t75" style="width:30.4pt;height:14.65pt" o:ole="">
            <v:imagedata r:id="rId307" o:title=""/>
          </v:shape>
          <o:OLEObject Type="Embed" ProgID="Equation.DSMT4" ShapeID="_x0000_i1209" DrawAspect="Content" ObjectID="_1651305994" r:id="rId308"/>
        </w:object>
      </w:r>
      <w:r w:rsidRPr="00433AC9">
        <w:rPr>
          <w:rFonts w:eastAsiaTheme="minorEastAsia"/>
          <w:sz w:val="24"/>
        </w:rPr>
        <w:t>，结合领航者</w:t>
      </w:r>
      <w:r w:rsidRPr="00433AC9">
        <w:rPr>
          <w:rFonts w:eastAsiaTheme="minorEastAsia"/>
          <w:sz w:val="24"/>
        </w:rPr>
        <w:t>-</w:t>
      </w:r>
      <w:r w:rsidRPr="00433AC9">
        <w:rPr>
          <w:rFonts w:eastAsiaTheme="minorEastAsia"/>
          <w:sz w:val="24"/>
        </w:rPr>
        <w:t>前车跟随式车辆队列误差模型（</w:t>
      </w:r>
      <w:r w:rsidRPr="00433AC9">
        <w:rPr>
          <w:rFonts w:eastAsiaTheme="minorEastAsia"/>
          <w:sz w:val="24"/>
        </w:rPr>
        <w:t>6</w:t>
      </w:r>
      <w:r w:rsidRPr="00433AC9">
        <w:rPr>
          <w:rFonts w:eastAsiaTheme="minorEastAsia"/>
          <w:sz w:val="24"/>
        </w:rPr>
        <w:t>）、</w:t>
      </w:r>
      <w:proofErr w:type="gramStart"/>
      <w:r w:rsidRPr="00433AC9">
        <w:rPr>
          <w:rFonts w:eastAsiaTheme="minorEastAsia"/>
          <w:sz w:val="24"/>
        </w:rPr>
        <w:t>联合跟驰间距</w:t>
      </w:r>
      <w:proofErr w:type="gramEnd"/>
      <w:r w:rsidRPr="00433AC9">
        <w:rPr>
          <w:rFonts w:eastAsiaTheme="minorEastAsia"/>
          <w:sz w:val="24"/>
        </w:rPr>
        <w:t>误差的一阶导（</w:t>
      </w:r>
      <w:r w:rsidRPr="00433AC9">
        <w:rPr>
          <w:rFonts w:eastAsiaTheme="minorEastAsia"/>
          <w:sz w:val="24"/>
        </w:rPr>
        <w:t>7</w:t>
      </w:r>
      <w:r w:rsidRPr="00433AC9">
        <w:rPr>
          <w:rFonts w:eastAsiaTheme="minorEastAsia"/>
          <w:sz w:val="24"/>
        </w:rPr>
        <w:t>）得到上层间距保持控制器的控制率如下：</w:t>
      </w:r>
    </w:p>
    <w:p w14:paraId="21FA918A" w14:textId="4D69568E" w:rsidR="00295418" w:rsidRPr="00433AC9" w:rsidRDefault="00DE1703" w:rsidP="00433AC9">
      <w:pPr>
        <w:spacing w:line="360" w:lineRule="auto"/>
        <w:jc w:val="right"/>
        <w:rPr>
          <w:rFonts w:eastAsiaTheme="minorEastAsia"/>
          <w:sz w:val="24"/>
        </w:rPr>
      </w:pPr>
      <w:ins w:id="56" w:author="Yan" w:date="2019-10-30T10:59:00Z">
        <w:r w:rsidRPr="00433AC9">
          <w:rPr>
            <w:rFonts w:eastAsiaTheme="minorEastAsia"/>
            <w:position w:val="-108"/>
            <w:sz w:val="24"/>
          </w:rPr>
          <w:object w:dxaOrig="6280" w:dyaOrig="2280" w14:anchorId="1697822B">
            <v:shape id="_x0000_i1210" type="#_x0000_t75" style="width:312.4pt;height:114pt" o:ole="">
              <v:imagedata r:id="rId80" o:title=""/>
            </v:shape>
            <o:OLEObject Type="Embed" ProgID="Equation.DSMT4" ShapeID="_x0000_i1210" DrawAspect="Content" ObjectID="_1651305995" r:id="rId309"/>
          </w:object>
        </w:r>
      </w:ins>
      <w:del w:id="57" w:author="Yan" w:date="2019-10-30T10:59:00Z">
        <w:r w:rsidR="00861AA9" w:rsidRPr="00433AC9" w:rsidDel="00DE1703">
          <w:rPr>
            <w:rFonts w:eastAsiaTheme="minorEastAsia"/>
            <w:position w:val="-108"/>
            <w:sz w:val="24"/>
          </w:rPr>
          <w:object w:dxaOrig="6100" w:dyaOrig="2280" w14:anchorId="19A3FAF5">
            <v:shape id="_x0000_i1211" type="#_x0000_t75" style="width:304.15pt;height:114pt" o:ole="">
              <v:imagedata r:id="rId310" o:title=""/>
            </v:shape>
            <o:OLEObject Type="Embed" ProgID="Equation.DSMT4" ShapeID="_x0000_i1211" DrawAspect="Content" ObjectID="_1651305996" r:id="rId311"/>
          </w:object>
        </w:r>
      </w:del>
      <w:r w:rsidR="00295418" w:rsidRPr="00433AC9">
        <w:rPr>
          <w:rFonts w:eastAsiaTheme="minorEastAsia"/>
          <w:sz w:val="24"/>
        </w:rPr>
        <w:t xml:space="preserve">        (8)             </w:t>
      </w:r>
    </w:p>
    <w:p w14:paraId="24AE217E" w14:textId="2095E678"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基于控制率（</w:t>
      </w:r>
      <w:r w:rsidRPr="00433AC9">
        <w:rPr>
          <w:rFonts w:eastAsiaTheme="minorEastAsia"/>
          <w:sz w:val="24"/>
        </w:rPr>
        <w:t>8</w:t>
      </w:r>
      <w:r w:rsidRPr="00433AC9">
        <w:rPr>
          <w:rFonts w:eastAsiaTheme="minorEastAsia"/>
          <w:sz w:val="24"/>
        </w:rPr>
        <w:t>）可以根据前车的位姿</w:t>
      </w:r>
      <w:r w:rsidRPr="00433AC9">
        <w:rPr>
          <w:rFonts w:eastAsiaTheme="minorEastAsia"/>
          <w:position w:val="-12"/>
          <w:sz w:val="24"/>
        </w:rPr>
        <w:object w:dxaOrig="1680" w:dyaOrig="400" w14:anchorId="42DF4A7E">
          <v:shape id="_x0000_i1212" type="#_x0000_t75" style="width:84pt;height:19.9pt" o:ole="">
            <v:imagedata r:id="rId312" o:title=""/>
          </v:shape>
          <o:OLEObject Type="Embed" ProgID="Equation.DSMT4" ShapeID="_x0000_i1212" DrawAspect="Content" ObjectID="_1651305997" r:id="rId313"/>
        </w:object>
      </w:r>
      <w:r w:rsidRPr="00433AC9">
        <w:rPr>
          <w:rFonts w:eastAsiaTheme="minorEastAsia"/>
          <w:sz w:val="24"/>
        </w:rPr>
        <w:t>、车速</w:t>
      </w:r>
      <w:r w:rsidRPr="00433AC9">
        <w:rPr>
          <w:rFonts w:eastAsiaTheme="minorEastAsia"/>
          <w:position w:val="-12"/>
          <w:sz w:val="24"/>
        </w:rPr>
        <w:object w:dxaOrig="480" w:dyaOrig="360" w14:anchorId="0B39942D">
          <v:shape id="_x0000_i1213" type="#_x0000_t75" style="width:24pt;height:18pt" o:ole="">
            <v:imagedata r:id="rId314" o:title=""/>
          </v:shape>
          <o:OLEObject Type="Embed" ProgID="Equation.DSMT4" ShapeID="_x0000_i1213" DrawAspect="Content" ObjectID="_1651305998" r:id="rId315"/>
        </w:object>
      </w:r>
      <w:r w:rsidRPr="00433AC9">
        <w:rPr>
          <w:rFonts w:eastAsiaTheme="minorEastAsia"/>
          <w:sz w:val="24"/>
        </w:rPr>
        <w:t>，领航车的位姿</w:t>
      </w:r>
      <w:r w:rsidRPr="00433AC9">
        <w:rPr>
          <w:rFonts w:eastAsiaTheme="minorEastAsia"/>
          <w:position w:val="-12"/>
          <w:sz w:val="24"/>
        </w:rPr>
        <w:object w:dxaOrig="1700" w:dyaOrig="400" w14:anchorId="3AF63201">
          <v:shape id="_x0000_i1214" type="#_x0000_t75" style="width:84.4pt;height:19.9pt" o:ole="">
            <v:imagedata r:id="rId316" o:title=""/>
          </v:shape>
          <o:OLEObject Type="Embed" ProgID="Equation.DSMT4" ShapeID="_x0000_i1214" DrawAspect="Content" ObjectID="_1651305999" r:id="rId317"/>
        </w:object>
      </w:r>
      <w:r w:rsidRPr="00433AC9">
        <w:rPr>
          <w:rFonts w:eastAsiaTheme="minorEastAsia"/>
          <w:sz w:val="24"/>
        </w:rPr>
        <w:t>、车速</w:t>
      </w:r>
      <w:r w:rsidRPr="00433AC9">
        <w:rPr>
          <w:rFonts w:eastAsiaTheme="minorEastAsia"/>
          <w:position w:val="-12"/>
          <w:sz w:val="24"/>
        </w:rPr>
        <w:object w:dxaOrig="480" w:dyaOrig="360" w14:anchorId="11E917EC">
          <v:shape id="_x0000_i1215" type="#_x0000_t75" style="width:24pt;height:18pt" o:ole="">
            <v:imagedata r:id="rId318" o:title=""/>
          </v:shape>
          <o:OLEObject Type="Embed" ProgID="Equation.DSMT4" ShapeID="_x0000_i1215" DrawAspect="Content" ObjectID="_1651306000" r:id="rId319"/>
        </w:object>
      </w:r>
      <w:r w:rsidRPr="00433AC9">
        <w:rPr>
          <w:rFonts w:eastAsiaTheme="minorEastAsia"/>
          <w:sz w:val="24"/>
        </w:rPr>
        <w:t>推算出在</w:t>
      </w:r>
      <w:proofErr w:type="gramStart"/>
      <w:r w:rsidRPr="00433AC9">
        <w:rPr>
          <w:rFonts w:eastAsiaTheme="minorEastAsia"/>
          <w:sz w:val="24"/>
        </w:rPr>
        <w:t>期望跟驰</w:t>
      </w:r>
      <w:proofErr w:type="gramEnd"/>
      <w:r w:rsidRPr="00433AC9">
        <w:rPr>
          <w:rFonts w:eastAsiaTheme="minorEastAsia"/>
          <w:sz w:val="24"/>
        </w:rPr>
        <w:t>间距下跟随车的期望速度</w:t>
      </w:r>
      <w:r w:rsidRPr="00433AC9">
        <w:rPr>
          <w:rFonts w:eastAsiaTheme="minorEastAsia"/>
          <w:position w:val="-14"/>
          <w:sz w:val="24"/>
        </w:rPr>
        <w:object w:dxaOrig="760" w:dyaOrig="380" w14:anchorId="36477E1E">
          <v:shape id="_x0000_i1216" type="#_x0000_t75" style="width:37.9pt;height:19.5pt" o:ole="">
            <v:imagedata r:id="rId82" o:title=""/>
          </v:shape>
          <o:OLEObject Type="Embed" ProgID="Equation.DSMT4" ShapeID="_x0000_i1216" DrawAspect="Content" ObjectID="_1651306001" r:id="rId320"/>
        </w:object>
      </w:r>
      <w:ins w:id="58" w:author="Yan" w:date="2019-10-30T11:05:00Z">
        <w:r w:rsidR="00DE1703">
          <w:rPr>
            <w:rFonts w:eastAsiaTheme="minorEastAsia" w:hint="eastAsia"/>
            <w:sz w:val="24"/>
          </w:rPr>
          <w:t>。</w:t>
        </w:r>
      </w:ins>
      <w:ins w:id="59" w:author="Yan" w:date="2019-10-30T11:02:00Z">
        <w:r w:rsidR="00DE1703">
          <w:rPr>
            <w:rFonts w:eastAsiaTheme="minorEastAsia" w:hint="eastAsia"/>
            <w:sz w:val="24"/>
          </w:rPr>
          <w:t>本实例</w:t>
        </w:r>
      </w:ins>
      <w:ins w:id="60" w:author="Yan" w:date="2019-10-30T11:03:00Z">
        <w:r w:rsidR="00DE1703">
          <w:rPr>
            <w:rFonts w:eastAsiaTheme="minorEastAsia" w:hint="eastAsia"/>
            <w:sz w:val="24"/>
          </w:rPr>
          <w:t>中取</w:t>
        </w:r>
      </w:ins>
      <w:ins w:id="61" w:author="Yan" w:date="2019-10-30T11:02:00Z">
        <w:r w:rsidR="00DE1703" w:rsidRPr="002164CD">
          <w:rPr>
            <w:rFonts w:eastAsiaTheme="minorEastAsia"/>
            <w:position w:val="-12"/>
            <w:sz w:val="24"/>
          </w:rPr>
          <w:object w:dxaOrig="1900" w:dyaOrig="380" w14:anchorId="5872B039">
            <v:shape id="_x0000_i1217" type="#_x0000_t75" style="width:94.5pt;height:19.5pt" o:ole="">
              <v:imagedata r:id="rId321" o:title=""/>
            </v:shape>
            <o:OLEObject Type="Embed" ProgID="Equation.DSMT4" ShapeID="_x0000_i1217" DrawAspect="Content" ObjectID="_1651306002" r:id="rId322"/>
          </w:object>
        </w:r>
      </w:ins>
      <w:ins w:id="62" w:author="Yan" w:date="2019-10-30T11:03:00Z">
        <w:r w:rsidR="00DE1703">
          <w:rPr>
            <w:rFonts w:eastAsiaTheme="minorEastAsia" w:hint="eastAsia"/>
            <w:sz w:val="24"/>
          </w:rPr>
          <w:t>，</w:t>
        </w:r>
      </w:ins>
      <w:ins w:id="63" w:author="Yan" w:date="2019-10-30T11:02:00Z">
        <w:r w:rsidR="00DE1703" w:rsidRPr="002164CD">
          <w:rPr>
            <w:rFonts w:eastAsiaTheme="minorEastAsia"/>
            <w:position w:val="-12"/>
            <w:sz w:val="24"/>
          </w:rPr>
          <w:object w:dxaOrig="1920" w:dyaOrig="380" w14:anchorId="42DF5632">
            <v:shape id="_x0000_i1218" type="#_x0000_t75" style="width:94.9pt;height:19.5pt" o:ole="">
              <v:imagedata r:id="rId323" o:title=""/>
            </v:shape>
            <o:OLEObject Type="Embed" ProgID="Equation.DSMT4" ShapeID="_x0000_i1218" DrawAspect="Content" ObjectID="_1651306003" r:id="rId324"/>
          </w:object>
        </w:r>
      </w:ins>
      <w:ins w:id="64" w:author="Yan" w:date="2019-10-30T11:02:00Z">
        <w:r w:rsidR="00DE1703">
          <w:rPr>
            <w:rFonts w:eastAsiaTheme="minorEastAsia" w:hint="eastAsia"/>
            <w:sz w:val="24"/>
          </w:rPr>
          <w:t>；</w:t>
        </w:r>
      </w:ins>
      <w:r w:rsidRPr="00433AC9">
        <w:rPr>
          <w:rFonts w:eastAsiaTheme="minorEastAsia"/>
          <w:sz w:val="24"/>
        </w:rPr>
        <w:t>。</w:t>
      </w:r>
    </w:p>
    <w:p w14:paraId="4747A7C1"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所述步骤</w:t>
      </w:r>
      <w:r w:rsidRPr="00433AC9">
        <w:rPr>
          <w:rFonts w:eastAsiaTheme="minorEastAsia"/>
          <w:sz w:val="24"/>
        </w:rPr>
        <w:t>4</w:t>
      </w:r>
      <w:r w:rsidRPr="00433AC9">
        <w:rPr>
          <w:rFonts w:eastAsiaTheme="minorEastAsia"/>
          <w:sz w:val="24"/>
        </w:rPr>
        <w:t>）的具体步骤如下：</w:t>
      </w:r>
    </w:p>
    <w:p w14:paraId="22FB6DCF"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1</w:t>
      </w:r>
      <w:r w:rsidRPr="00433AC9">
        <w:rPr>
          <w:rFonts w:eastAsiaTheme="minorEastAsia"/>
          <w:sz w:val="24"/>
        </w:rPr>
        <w:t>）构建车辆纵向非线性动力学模型，建模具体过程如下：</w:t>
      </w:r>
    </w:p>
    <w:p w14:paraId="22B057BF"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为兼顾建模的精确性与简洁性，对车辆纵向运动做如下假设：</w:t>
      </w:r>
    </w:p>
    <w:p w14:paraId="6223010B" w14:textId="77777777" w:rsidR="00295418" w:rsidRPr="00433AC9" w:rsidRDefault="00295418" w:rsidP="00E07D6C">
      <w:pPr>
        <w:spacing w:line="360" w:lineRule="auto"/>
        <w:ind w:firstLineChars="200" w:firstLine="480"/>
        <w:rPr>
          <w:rFonts w:eastAsiaTheme="minorEastAsia"/>
          <w:sz w:val="24"/>
        </w:rPr>
      </w:pPr>
      <w:r w:rsidRPr="00433AC9">
        <w:rPr>
          <w:rFonts w:ascii="宋体" w:hAnsi="宋体" w:cs="宋体" w:hint="eastAsia"/>
          <w:sz w:val="24"/>
        </w:rPr>
        <w:t>①</w:t>
      </w:r>
      <w:r w:rsidRPr="00433AC9">
        <w:rPr>
          <w:rFonts w:eastAsiaTheme="minorEastAsia"/>
          <w:sz w:val="24"/>
        </w:rPr>
        <w:t>忽略车辆横向运动对纵向运动的影响；</w:t>
      </w:r>
    </w:p>
    <w:p w14:paraId="73EBE7D9" w14:textId="77777777" w:rsidR="00295418" w:rsidRPr="00433AC9" w:rsidRDefault="00295418" w:rsidP="00E07D6C">
      <w:pPr>
        <w:spacing w:line="360" w:lineRule="auto"/>
        <w:ind w:firstLineChars="200" w:firstLine="480"/>
        <w:rPr>
          <w:rFonts w:eastAsiaTheme="minorEastAsia"/>
          <w:sz w:val="24"/>
        </w:rPr>
      </w:pPr>
      <w:r w:rsidRPr="00433AC9">
        <w:rPr>
          <w:rFonts w:ascii="宋体" w:hAnsi="宋体" w:cs="宋体" w:hint="eastAsia"/>
          <w:sz w:val="24"/>
        </w:rPr>
        <w:t>②</w:t>
      </w:r>
      <w:r w:rsidRPr="00433AC9">
        <w:rPr>
          <w:rFonts w:eastAsiaTheme="minorEastAsia"/>
          <w:sz w:val="24"/>
        </w:rPr>
        <w:t>假设车辆正向行驶，不考虑倒车的情况；</w:t>
      </w:r>
    </w:p>
    <w:p w14:paraId="3C2A5C67" w14:textId="77777777" w:rsidR="00295418" w:rsidRPr="00433AC9" w:rsidRDefault="00295418" w:rsidP="00E07D6C">
      <w:pPr>
        <w:spacing w:line="360" w:lineRule="auto"/>
        <w:ind w:firstLineChars="200" w:firstLine="480"/>
        <w:rPr>
          <w:rFonts w:eastAsiaTheme="minorEastAsia"/>
          <w:sz w:val="24"/>
        </w:rPr>
      </w:pPr>
      <w:r w:rsidRPr="00433AC9">
        <w:rPr>
          <w:rFonts w:ascii="宋体" w:hAnsi="宋体" w:cs="宋体" w:hint="eastAsia"/>
          <w:sz w:val="24"/>
        </w:rPr>
        <w:t>③</w:t>
      </w:r>
      <w:r w:rsidRPr="00433AC9">
        <w:rPr>
          <w:rFonts w:eastAsiaTheme="minorEastAsia"/>
          <w:sz w:val="24"/>
        </w:rPr>
        <w:t>假设车辆为刚体且左右完全对称；</w:t>
      </w:r>
    </w:p>
    <w:p w14:paraId="4027BCE6" w14:textId="77777777" w:rsidR="00295418" w:rsidRPr="00433AC9" w:rsidRDefault="00295418" w:rsidP="00E07D6C">
      <w:pPr>
        <w:spacing w:line="360" w:lineRule="auto"/>
        <w:ind w:firstLineChars="200" w:firstLine="480"/>
        <w:rPr>
          <w:rFonts w:eastAsiaTheme="minorEastAsia"/>
          <w:sz w:val="24"/>
        </w:rPr>
      </w:pPr>
      <w:r w:rsidRPr="00433AC9">
        <w:rPr>
          <w:rFonts w:ascii="宋体" w:hAnsi="宋体" w:cs="宋体" w:hint="eastAsia"/>
          <w:sz w:val="24"/>
        </w:rPr>
        <w:t>④</w:t>
      </w:r>
      <w:r w:rsidRPr="00433AC9">
        <w:rPr>
          <w:rFonts w:eastAsiaTheme="minorEastAsia"/>
          <w:sz w:val="24"/>
        </w:rPr>
        <w:t>假设车辆队列在干燥沥青路面行驶，忽略横向滑移；</w:t>
      </w:r>
    </w:p>
    <w:p w14:paraId="4F86A975" w14:textId="77777777" w:rsidR="00295418" w:rsidRPr="00433AC9" w:rsidRDefault="00295418" w:rsidP="00E07D6C">
      <w:pPr>
        <w:spacing w:line="360" w:lineRule="auto"/>
        <w:ind w:firstLineChars="200" w:firstLine="480"/>
        <w:rPr>
          <w:rFonts w:eastAsiaTheme="minorEastAsia"/>
          <w:sz w:val="24"/>
        </w:rPr>
      </w:pPr>
      <w:r w:rsidRPr="00433AC9">
        <w:rPr>
          <w:rFonts w:ascii="宋体" w:hAnsi="宋体" w:cs="宋体" w:hint="eastAsia"/>
          <w:sz w:val="24"/>
        </w:rPr>
        <w:t>⑤</w:t>
      </w:r>
      <w:r w:rsidRPr="00433AC9">
        <w:rPr>
          <w:rFonts w:eastAsiaTheme="minorEastAsia"/>
          <w:sz w:val="24"/>
        </w:rPr>
        <w:t>将驱动力矩与制动力矩集成到一个控制输入。</w:t>
      </w:r>
    </w:p>
    <w:p w14:paraId="7C1FC88A"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车辆纵向受力如图</w:t>
      </w:r>
      <w:r w:rsidRPr="00433AC9">
        <w:rPr>
          <w:rFonts w:eastAsiaTheme="minorEastAsia"/>
          <w:sz w:val="24"/>
        </w:rPr>
        <w:t>4</w:t>
      </w:r>
      <w:r w:rsidRPr="00433AC9">
        <w:rPr>
          <w:rFonts w:eastAsiaTheme="minorEastAsia"/>
          <w:sz w:val="24"/>
        </w:rPr>
        <w:t>所示，基于上述假设，建立第</w:t>
      </w:r>
      <w:r w:rsidRPr="00433AC9">
        <w:rPr>
          <w:rFonts w:eastAsiaTheme="minorEastAsia"/>
          <w:position w:val="-6"/>
          <w:sz w:val="24"/>
        </w:rPr>
        <w:object w:dxaOrig="139" w:dyaOrig="260" w14:anchorId="6FBE2661">
          <v:shape id="_x0000_i1219" type="#_x0000_t75" style="width:7.5pt;height:12.4pt" o:ole="">
            <v:imagedata r:id="rId325" o:title=""/>
          </v:shape>
          <o:OLEObject Type="Embed" ProgID="Equation.DSMT4" ShapeID="_x0000_i1219" DrawAspect="Content" ObjectID="_1651306004" r:id="rId326"/>
        </w:object>
      </w:r>
      <w:r w:rsidRPr="00433AC9">
        <w:rPr>
          <w:rFonts w:eastAsiaTheme="minorEastAsia"/>
          <w:sz w:val="24"/>
        </w:rPr>
        <w:t>辆车的纵向非线性动力学模型如下：</w:t>
      </w:r>
    </w:p>
    <w:p w14:paraId="6A5D4A92" w14:textId="77777777" w:rsidR="00295418" w:rsidRPr="00433AC9" w:rsidRDefault="00295418" w:rsidP="00E07D6C">
      <w:pPr>
        <w:pStyle w:val="a7"/>
        <w:spacing w:line="360" w:lineRule="auto"/>
        <w:ind w:left="928" w:firstLine="480"/>
        <w:jc w:val="right"/>
        <w:rPr>
          <w:rFonts w:eastAsiaTheme="minorEastAsia"/>
          <w:sz w:val="24"/>
        </w:rPr>
      </w:pPr>
      <w:r w:rsidRPr="00433AC9">
        <w:rPr>
          <w:rFonts w:eastAsiaTheme="minorEastAsia"/>
          <w:position w:val="-54"/>
          <w:sz w:val="24"/>
        </w:rPr>
        <w:object w:dxaOrig="4000" w:dyaOrig="1180" w14:anchorId="6CD33D23">
          <v:shape id="_x0000_i1220" type="#_x0000_t75" style="width:199.9pt;height:58.9pt" o:ole="">
            <v:imagedata r:id="rId327" o:title=""/>
          </v:shape>
          <o:OLEObject Type="Embed" ProgID="Equation.DSMT4" ShapeID="_x0000_i1220" DrawAspect="Content" ObjectID="_1651306005" r:id="rId328"/>
        </w:object>
      </w:r>
      <w:r w:rsidRPr="00433AC9">
        <w:rPr>
          <w:rFonts w:eastAsiaTheme="minorEastAsia"/>
          <w:sz w:val="24"/>
        </w:rPr>
        <w:t xml:space="preserve">                 (9)</w:t>
      </w:r>
    </w:p>
    <w:p w14:paraId="1802A75F" w14:textId="3B31F566" w:rsidR="00295418" w:rsidRDefault="00295418" w:rsidP="00E07D6C">
      <w:pPr>
        <w:spacing w:line="360" w:lineRule="auto"/>
        <w:ind w:firstLineChars="200" w:firstLine="480"/>
        <w:rPr>
          <w:ins w:id="65" w:author="TR" w:date="2019-10-30T10:09:00Z"/>
          <w:rFonts w:eastAsiaTheme="minorEastAsia"/>
          <w:sz w:val="24"/>
        </w:rPr>
      </w:pPr>
      <w:r w:rsidRPr="00433AC9">
        <w:rPr>
          <w:rFonts w:eastAsiaTheme="minorEastAsia"/>
          <w:sz w:val="24"/>
        </w:rPr>
        <w:t>其中，</w:t>
      </w:r>
      <w:r w:rsidRPr="00433AC9">
        <w:rPr>
          <w:rFonts w:eastAsiaTheme="minorEastAsia"/>
          <w:position w:val="-12"/>
          <w:sz w:val="24"/>
        </w:rPr>
        <w:object w:dxaOrig="480" w:dyaOrig="360" w14:anchorId="7EDD691D">
          <v:shape id="_x0000_i1221" type="#_x0000_t75" style="width:24pt;height:18pt" o:ole="">
            <v:imagedata r:id="rId329" o:title=""/>
          </v:shape>
          <o:OLEObject Type="Embed" ProgID="Equation.DSMT4" ShapeID="_x0000_i1221" DrawAspect="Content" ObjectID="_1651306006" r:id="rId330"/>
        </w:object>
      </w:r>
      <w:r w:rsidRPr="00433AC9">
        <w:rPr>
          <w:rFonts w:eastAsiaTheme="minorEastAsia"/>
          <w:sz w:val="24"/>
        </w:rPr>
        <w:t>表示车辆的速度；</w:t>
      </w:r>
      <w:r w:rsidRPr="00433AC9">
        <w:rPr>
          <w:rFonts w:eastAsiaTheme="minorEastAsia"/>
          <w:position w:val="-10"/>
          <w:sz w:val="24"/>
        </w:rPr>
        <w:object w:dxaOrig="480" w:dyaOrig="300" w14:anchorId="0F16720D">
          <v:shape id="_x0000_i1222" type="#_x0000_t75" style="width:24pt;height:15pt" o:ole="">
            <v:imagedata r:id="rId331" o:title=""/>
          </v:shape>
          <o:OLEObject Type="Embed" ProgID="Equation.DSMT4" ShapeID="_x0000_i1222" DrawAspect="Content" ObjectID="_1651306007" r:id="rId332"/>
        </w:object>
      </w:r>
      <w:r w:rsidRPr="00433AC9">
        <w:rPr>
          <w:rFonts w:eastAsiaTheme="minorEastAsia"/>
          <w:sz w:val="24"/>
        </w:rPr>
        <w:t>表示车辆驱动</w:t>
      </w:r>
      <w:r w:rsidRPr="00433AC9">
        <w:rPr>
          <w:rFonts w:eastAsiaTheme="minorEastAsia"/>
          <w:sz w:val="24"/>
        </w:rPr>
        <w:t>/</w:t>
      </w:r>
      <w:r w:rsidRPr="00433AC9">
        <w:rPr>
          <w:rFonts w:eastAsiaTheme="minorEastAsia"/>
          <w:sz w:val="24"/>
        </w:rPr>
        <w:t>制动力，</w:t>
      </w:r>
      <w:r w:rsidRPr="00433AC9">
        <w:rPr>
          <w:rFonts w:eastAsiaTheme="minorEastAsia"/>
          <w:position w:val="-12"/>
          <w:sz w:val="24"/>
        </w:rPr>
        <w:object w:dxaOrig="520" w:dyaOrig="320" w14:anchorId="6B222194">
          <v:shape id="_x0000_i1223" type="#_x0000_t75" style="width:25.5pt;height:16.5pt" o:ole="">
            <v:imagedata r:id="rId333" o:title=""/>
          </v:shape>
          <o:OLEObject Type="Embed" ProgID="Equation.DSMT4" ShapeID="_x0000_i1223" DrawAspect="Content" ObjectID="_1651306008" r:id="rId334"/>
        </w:object>
      </w:r>
      <w:r w:rsidRPr="00433AC9">
        <w:rPr>
          <w:rFonts w:eastAsiaTheme="minorEastAsia"/>
          <w:sz w:val="24"/>
        </w:rPr>
        <w:t>表示重力沿地面方向的分力，</w:t>
      </w:r>
      <w:r w:rsidRPr="00433AC9">
        <w:rPr>
          <w:rFonts w:eastAsiaTheme="minorEastAsia"/>
          <w:position w:val="-12"/>
          <w:sz w:val="24"/>
        </w:rPr>
        <w:object w:dxaOrig="499" w:dyaOrig="320" w14:anchorId="176F2833">
          <v:shape id="_x0000_i1224" type="#_x0000_t75" style="width:24pt;height:16.5pt" o:ole="">
            <v:imagedata r:id="rId335" o:title=""/>
          </v:shape>
          <o:OLEObject Type="Embed" ProgID="Equation.DSMT4" ShapeID="_x0000_i1224" DrawAspect="Content" ObjectID="_1651306009" r:id="rId336"/>
        </w:object>
      </w:r>
      <w:r w:rsidRPr="00433AC9">
        <w:rPr>
          <w:rFonts w:eastAsiaTheme="minorEastAsia"/>
          <w:sz w:val="24"/>
        </w:rPr>
        <w:t>表示摩擦阻力；</w:t>
      </w:r>
      <w:r w:rsidRPr="00433AC9">
        <w:rPr>
          <w:rFonts w:eastAsiaTheme="minorEastAsia"/>
          <w:position w:val="-12"/>
          <w:sz w:val="24"/>
        </w:rPr>
        <w:object w:dxaOrig="240" w:dyaOrig="360" w14:anchorId="1E65E2B4">
          <v:shape id="_x0000_i1225" type="#_x0000_t75" style="width:13.15pt;height:18pt" o:ole="">
            <v:imagedata r:id="rId337" o:title=""/>
          </v:shape>
          <o:OLEObject Type="Embed" ProgID="Equation.DSMT4" ShapeID="_x0000_i1225" DrawAspect="Content" ObjectID="_1651306010" r:id="rId338"/>
        </w:object>
      </w:r>
      <w:r w:rsidRPr="00433AC9">
        <w:rPr>
          <w:rFonts w:eastAsiaTheme="minorEastAsia"/>
          <w:sz w:val="24"/>
        </w:rPr>
        <w:t>是传动系的机械效率；</w:t>
      </w:r>
      <w:r w:rsidRPr="00433AC9">
        <w:rPr>
          <w:rFonts w:eastAsiaTheme="minorEastAsia"/>
          <w:position w:val="-12"/>
          <w:sz w:val="24"/>
        </w:rPr>
        <w:object w:dxaOrig="480" w:dyaOrig="360" w14:anchorId="45B6D361">
          <v:shape id="_x0000_i1226" type="#_x0000_t75" style="width:24pt;height:18pt" o:ole="">
            <v:imagedata r:id="rId339" o:title=""/>
          </v:shape>
          <o:OLEObject Type="Embed" ProgID="Equation.DSMT4" ShapeID="_x0000_i1226" DrawAspect="Content" ObjectID="_1651306011" r:id="rId340"/>
        </w:object>
      </w:r>
      <w:r w:rsidRPr="00433AC9">
        <w:rPr>
          <w:rFonts w:eastAsiaTheme="minorEastAsia"/>
          <w:sz w:val="24"/>
        </w:rPr>
        <w:t>表示实际驱动</w:t>
      </w:r>
      <w:r w:rsidRPr="00433AC9">
        <w:rPr>
          <w:rFonts w:eastAsiaTheme="minorEastAsia"/>
          <w:sz w:val="24"/>
        </w:rPr>
        <w:t>/</w:t>
      </w:r>
      <w:r w:rsidRPr="00433AC9">
        <w:rPr>
          <w:rFonts w:eastAsiaTheme="minorEastAsia"/>
          <w:sz w:val="24"/>
        </w:rPr>
        <w:t>制动力矩；</w:t>
      </w:r>
      <w:r w:rsidRPr="00433AC9">
        <w:rPr>
          <w:rFonts w:eastAsiaTheme="minorEastAsia"/>
          <w:position w:val="-12"/>
          <w:sz w:val="24"/>
        </w:rPr>
        <w:object w:dxaOrig="540" w:dyaOrig="320" w14:anchorId="11D80EBA">
          <v:shape id="_x0000_i1227" type="#_x0000_t75" style="width:27.4pt;height:15pt" o:ole="">
            <v:imagedata r:id="rId341" o:title=""/>
          </v:shape>
          <o:OLEObject Type="Embed" ProgID="Equation.DSMT4" ShapeID="_x0000_i1227" DrawAspect="Content" ObjectID="_1651306012" r:id="rId342"/>
        </w:object>
      </w:r>
      <w:r w:rsidRPr="00433AC9">
        <w:rPr>
          <w:rFonts w:eastAsiaTheme="minorEastAsia"/>
          <w:sz w:val="24"/>
        </w:rPr>
        <w:t>为控制输入，表示期望驱动</w:t>
      </w:r>
      <w:r w:rsidRPr="00433AC9">
        <w:rPr>
          <w:rFonts w:eastAsiaTheme="minorEastAsia"/>
          <w:sz w:val="24"/>
        </w:rPr>
        <w:t>/</w:t>
      </w:r>
      <w:r w:rsidRPr="00433AC9">
        <w:rPr>
          <w:rFonts w:eastAsiaTheme="minorEastAsia"/>
          <w:sz w:val="24"/>
        </w:rPr>
        <w:t>制动力矩；</w:t>
      </w:r>
      <w:r w:rsidRPr="00433AC9">
        <w:rPr>
          <w:rFonts w:eastAsiaTheme="minorEastAsia"/>
          <w:position w:val="-12"/>
          <w:sz w:val="24"/>
        </w:rPr>
        <w:object w:dxaOrig="279" w:dyaOrig="360" w14:anchorId="28B9AAEC">
          <v:shape id="_x0000_i1228" type="#_x0000_t75" style="width:13.9pt;height:18pt" o:ole="">
            <v:imagedata r:id="rId343" o:title=""/>
          </v:shape>
          <o:OLEObject Type="Embed" ProgID="Equation.DSMT4" ShapeID="_x0000_i1228" DrawAspect="Content" ObjectID="_1651306013" r:id="rId344"/>
        </w:object>
      </w:r>
      <w:r w:rsidRPr="00433AC9">
        <w:rPr>
          <w:rFonts w:eastAsiaTheme="minorEastAsia"/>
          <w:sz w:val="24"/>
        </w:rPr>
        <w:t>表示车辆的质量；</w:t>
      </w:r>
      <w:r w:rsidRPr="00433AC9">
        <w:rPr>
          <w:rFonts w:eastAsiaTheme="minorEastAsia"/>
          <w:position w:val="-12"/>
          <w:sz w:val="24"/>
        </w:rPr>
        <w:object w:dxaOrig="260" w:dyaOrig="360" w14:anchorId="75DEDFCC">
          <v:shape id="_x0000_i1229" type="#_x0000_t75" style="width:13.15pt;height:18pt" o:ole="">
            <v:imagedata r:id="rId345" o:title=""/>
          </v:shape>
          <o:OLEObject Type="Embed" ProgID="Equation.DSMT4" ShapeID="_x0000_i1229" DrawAspect="Content" ObjectID="_1651306014" r:id="rId346"/>
        </w:object>
      </w:r>
      <w:r w:rsidRPr="00433AC9">
        <w:rPr>
          <w:rFonts w:eastAsiaTheme="minorEastAsia"/>
          <w:sz w:val="24"/>
        </w:rPr>
        <w:t>为车轮半径；</w:t>
      </w:r>
      <w:r w:rsidRPr="00433AC9" w:rsidDel="00BF48A3">
        <w:rPr>
          <w:rFonts w:eastAsiaTheme="minorEastAsia"/>
          <w:sz w:val="24"/>
        </w:rPr>
        <w:t xml:space="preserve"> </w:t>
      </w:r>
      <w:r w:rsidRPr="00433AC9">
        <w:rPr>
          <w:rFonts w:eastAsiaTheme="minorEastAsia"/>
          <w:position w:val="-10"/>
          <w:sz w:val="24"/>
        </w:rPr>
        <w:object w:dxaOrig="200" w:dyaOrig="240" w14:anchorId="023C7A91">
          <v:shape id="_x0000_i1230" type="#_x0000_t75" style="width:10.5pt;height:12pt" o:ole="">
            <v:imagedata r:id="rId347" o:title=""/>
          </v:shape>
          <o:OLEObject Type="Embed" ProgID="Equation.DSMT4" ShapeID="_x0000_i1230" DrawAspect="Content" ObjectID="_1651306015" r:id="rId348"/>
        </w:object>
      </w:r>
      <w:r w:rsidRPr="00433AC9">
        <w:rPr>
          <w:rFonts w:eastAsiaTheme="minorEastAsia"/>
          <w:sz w:val="24"/>
        </w:rPr>
        <w:t>是重力加速度；</w:t>
      </w:r>
      <w:r w:rsidRPr="00433AC9">
        <w:rPr>
          <w:rFonts w:eastAsiaTheme="minorEastAsia"/>
          <w:position w:val="-10"/>
          <w:sz w:val="24"/>
        </w:rPr>
        <w:object w:dxaOrig="420" w:dyaOrig="300" w14:anchorId="6536BE0D">
          <v:shape id="_x0000_i1231" type="#_x0000_t75" style="width:22.5pt;height:14.65pt" o:ole="">
            <v:imagedata r:id="rId349" o:title=""/>
          </v:shape>
          <o:OLEObject Type="Embed" ProgID="Equation.DSMT4" ShapeID="_x0000_i1231" DrawAspect="Content" ObjectID="_1651306016" r:id="rId350"/>
        </w:object>
      </w:r>
      <w:r w:rsidRPr="00433AC9">
        <w:rPr>
          <w:rFonts w:eastAsiaTheme="minorEastAsia"/>
          <w:sz w:val="24"/>
        </w:rPr>
        <w:t>表示车辆俯仰角</w:t>
      </w:r>
      <w:ins w:id="66" w:author="TR" w:date="2019-10-30T09:45:00Z">
        <w:r w:rsidR="00861AA9">
          <w:rPr>
            <w:rFonts w:eastAsiaTheme="minorEastAsia" w:hint="eastAsia"/>
            <w:sz w:val="24"/>
          </w:rPr>
          <w:t>；</w:t>
        </w:r>
      </w:ins>
      <w:del w:id="67" w:author="TR" w:date="2019-10-30T09:45:00Z">
        <w:r w:rsidRPr="00433AC9" w:rsidDel="00861AA9">
          <w:rPr>
            <w:rFonts w:eastAsiaTheme="minorEastAsia"/>
            <w:sz w:val="24"/>
          </w:rPr>
          <w:delText>，</w:delText>
        </w:r>
      </w:del>
      <w:r w:rsidRPr="00433AC9">
        <w:rPr>
          <w:rFonts w:eastAsiaTheme="minorEastAsia"/>
          <w:position w:val="-10"/>
          <w:sz w:val="24"/>
        </w:rPr>
        <w:object w:dxaOrig="220" w:dyaOrig="240" w14:anchorId="0025ED78">
          <v:shape id="_x0000_i1232" type="#_x0000_t75" style="width:8.65pt;height:13.15pt" o:ole="">
            <v:imagedata r:id="rId351" o:title=""/>
          </v:shape>
          <o:OLEObject Type="Embed" ProgID="Equation.DSMT4" ShapeID="_x0000_i1232" DrawAspect="Content" ObjectID="_1651306017" r:id="rId352"/>
        </w:object>
      </w:r>
      <w:r w:rsidRPr="00433AC9">
        <w:rPr>
          <w:rFonts w:eastAsiaTheme="minorEastAsia"/>
          <w:sz w:val="24"/>
        </w:rPr>
        <w:t>为滚动阻力系数。</w:t>
      </w:r>
    </w:p>
    <w:p w14:paraId="06A02073" w14:textId="4562FDF6" w:rsidR="0080094F" w:rsidRDefault="00FF00B7" w:rsidP="00E07D6C">
      <w:pPr>
        <w:spacing w:line="360" w:lineRule="auto"/>
        <w:ind w:firstLineChars="200" w:firstLine="480"/>
        <w:rPr>
          <w:ins w:id="68" w:author="TR" w:date="2019-10-30T10:27:00Z"/>
          <w:rFonts w:eastAsiaTheme="minorEastAsia"/>
          <w:sz w:val="24"/>
        </w:rPr>
      </w:pPr>
      <w:ins w:id="69" w:author="TR" w:date="2019-10-30T10:15:00Z">
        <w:r>
          <w:rPr>
            <w:rFonts w:eastAsiaTheme="minorEastAsia" w:hint="eastAsia"/>
            <w:sz w:val="24"/>
          </w:rPr>
          <w:t>本实例中，车辆队列中三辆客车的</w:t>
        </w:r>
      </w:ins>
      <w:ins w:id="70" w:author="TR" w:date="2019-10-30T10:16:00Z">
        <w:r>
          <w:rPr>
            <w:rFonts w:eastAsiaTheme="minorEastAsia" w:hint="eastAsia"/>
            <w:sz w:val="24"/>
          </w:rPr>
          <w:t>动力学参数如下</w:t>
        </w:r>
      </w:ins>
      <w:ins w:id="71" w:author="TR" w:date="2019-10-30T10:33:00Z">
        <w:r w:rsidR="00DE4FC4">
          <w:rPr>
            <w:rFonts w:eastAsiaTheme="minorEastAsia" w:hint="eastAsia"/>
            <w:sz w:val="24"/>
          </w:rPr>
          <w:t>表</w:t>
        </w:r>
      </w:ins>
      <w:ins w:id="72" w:author="TR" w:date="2019-10-30T10:25:00Z">
        <w:r w:rsidR="00BA1C01">
          <w:rPr>
            <w:rFonts w:eastAsiaTheme="minorEastAsia" w:hint="eastAsia"/>
            <w:sz w:val="24"/>
          </w:rPr>
          <w:t>，按照车辆队列行驶方向</w:t>
        </w:r>
      </w:ins>
      <w:ins w:id="73" w:author="TR" w:date="2019-10-30T10:26:00Z">
        <w:r w:rsidR="00BA1C01">
          <w:rPr>
            <w:rFonts w:eastAsiaTheme="minorEastAsia" w:hint="eastAsia"/>
            <w:sz w:val="24"/>
          </w:rPr>
          <w:t>从前到后</w:t>
        </w:r>
      </w:ins>
      <w:ins w:id="74" w:author="TR" w:date="2019-10-30T10:25:00Z">
        <w:r w:rsidR="00BA1C01">
          <w:rPr>
            <w:rFonts w:eastAsiaTheme="minorEastAsia" w:hint="eastAsia"/>
            <w:sz w:val="24"/>
          </w:rPr>
          <w:t>依次</w:t>
        </w:r>
      </w:ins>
      <w:ins w:id="75" w:author="TR" w:date="2019-10-30T10:26:00Z">
        <w:r w:rsidR="00BA1C01">
          <w:rPr>
            <w:rFonts w:eastAsiaTheme="minorEastAsia" w:hint="eastAsia"/>
            <w:sz w:val="24"/>
          </w:rPr>
          <w:t>对队列中</w:t>
        </w:r>
      </w:ins>
      <w:ins w:id="76" w:author="TR" w:date="2019-10-30T10:25:00Z">
        <w:r w:rsidR="00BA1C01">
          <w:rPr>
            <w:rFonts w:eastAsiaTheme="minorEastAsia" w:hint="eastAsia"/>
            <w:sz w:val="24"/>
          </w:rPr>
          <w:t>车辆</w:t>
        </w:r>
      </w:ins>
      <w:ins w:id="77" w:author="TR" w:date="2019-10-30T10:26:00Z">
        <w:r w:rsidR="00BA1C01">
          <w:rPr>
            <w:rFonts w:eastAsiaTheme="minorEastAsia" w:hint="eastAsia"/>
            <w:sz w:val="24"/>
          </w:rPr>
          <w:t>从</w:t>
        </w:r>
        <w:r w:rsidR="00BA1C01">
          <w:rPr>
            <w:rFonts w:eastAsiaTheme="minorEastAsia"/>
            <w:sz w:val="24"/>
          </w:rPr>
          <w:t>1</w:t>
        </w:r>
        <w:r w:rsidR="00BA1C01">
          <w:rPr>
            <w:rFonts w:eastAsiaTheme="minorEastAsia" w:hint="eastAsia"/>
            <w:sz w:val="24"/>
          </w:rPr>
          <w:t>~</w:t>
        </w:r>
        <w:r w:rsidR="00BA1C01">
          <w:rPr>
            <w:rFonts w:eastAsiaTheme="minorEastAsia"/>
            <w:sz w:val="24"/>
          </w:rPr>
          <w:t>3</w:t>
        </w:r>
      </w:ins>
      <w:ins w:id="78" w:author="TR" w:date="2019-10-30T10:27:00Z">
        <w:r w:rsidR="00BA1C01">
          <w:rPr>
            <w:rFonts w:eastAsiaTheme="minorEastAsia" w:hint="eastAsia"/>
            <w:sz w:val="24"/>
          </w:rPr>
          <w:t>进行编号。</w:t>
        </w:r>
      </w:ins>
    </w:p>
    <w:tbl>
      <w:tblPr>
        <w:tblStyle w:val="af"/>
        <w:tblW w:w="0" w:type="auto"/>
        <w:tblBorders>
          <w:left w:val="none" w:sz="0" w:space="0" w:color="auto"/>
          <w:right w:val="none" w:sz="0" w:space="0" w:color="auto"/>
          <w:insideV w:val="none" w:sz="0" w:space="0" w:color="auto"/>
        </w:tblBorders>
        <w:tblLook w:val="04A0" w:firstRow="1" w:lastRow="0" w:firstColumn="1" w:lastColumn="0" w:noHBand="0" w:noVBand="1"/>
        <w:tblPrChange w:id="79" w:author="TR" w:date="2019-10-30T10:33:00Z">
          <w:tblPr>
            <w:tblStyle w:val="af"/>
            <w:tblW w:w="0" w:type="auto"/>
            <w:tblLook w:val="04A0" w:firstRow="1" w:lastRow="0" w:firstColumn="1" w:lastColumn="0" w:noHBand="0" w:noVBand="1"/>
          </w:tblPr>
        </w:tblPrChange>
      </w:tblPr>
      <w:tblGrid>
        <w:gridCol w:w="2321"/>
        <w:gridCol w:w="2321"/>
        <w:gridCol w:w="2322"/>
        <w:gridCol w:w="2322"/>
        <w:tblGridChange w:id="80">
          <w:tblGrid>
            <w:gridCol w:w="3095"/>
            <w:gridCol w:w="3095"/>
            <w:gridCol w:w="3096"/>
            <w:gridCol w:w="3096"/>
          </w:tblGrid>
        </w:tblGridChange>
      </w:tblGrid>
      <w:tr w:rsidR="001A3D3D" w14:paraId="14712FF5" w14:textId="702CE843" w:rsidTr="009E2126">
        <w:trPr>
          <w:ins w:id="81" w:author="TR" w:date="2019-10-30T10:27:00Z"/>
        </w:trPr>
        <w:tc>
          <w:tcPr>
            <w:tcW w:w="2321" w:type="dxa"/>
            <w:tcBorders>
              <w:bottom w:val="single" w:sz="4" w:space="0" w:color="auto"/>
            </w:tcBorders>
            <w:vAlign w:val="center"/>
            <w:tcPrChange w:id="82" w:author="TR" w:date="2019-10-30T10:33:00Z">
              <w:tcPr>
                <w:tcW w:w="3095" w:type="dxa"/>
              </w:tcPr>
            </w:tcPrChange>
          </w:tcPr>
          <w:p w14:paraId="54F055FB" w14:textId="761B4469" w:rsidR="001A3D3D" w:rsidRDefault="001A3D3D">
            <w:pPr>
              <w:spacing w:line="360" w:lineRule="auto"/>
              <w:jc w:val="center"/>
              <w:rPr>
                <w:ins w:id="83" w:author="TR" w:date="2019-10-30T10:27:00Z"/>
                <w:rFonts w:eastAsiaTheme="minorEastAsia"/>
                <w:sz w:val="24"/>
              </w:rPr>
              <w:pPrChange w:id="84" w:author="TR" w:date="2019-10-30T10:32:00Z">
                <w:pPr>
                  <w:spacing w:line="360" w:lineRule="auto"/>
                </w:pPr>
              </w:pPrChange>
            </w:pPr>
            <w:ins w:id="85" w:author="TR" w:date="2019-10-30T10:28:00Z">
              <w:r>
                <w:rPr>
                  <w:rFonts w:eastAsiaTheme="minorEastAsia" w:hint="eastAsia"/>
                  <w:sz w:val="24"/>
                </w:rPr>
                <w:t>车辆编号</w:t>
              </w:r>
            </w:ins>
          </w:p>
        </w:tc>
        <w:tc>
          <w:tcPr>
            <w:tcW w:w="2321" w:type="dxa"/>
            <w:tcBorders>
              <w:bottom w:val="single" w:sz="4" w:space="0" w:color="auto"/>
            </w:tcBorders>
            <w:vAlign w:val="center"/>
            <w:tcPrChange w:id="86" w:author="TR" w:date="2019-10-30T10:33:00Z">
              <w:tcPr>
                <w:tcW w:w="3095" w:type="dxa"/>
              </w:tcPr>
            </w:tcPrChange>
          </w:tcPr>
          <w:p w14:paraId="231F6C55" w14:textId="0F1C6436" w:rsidR="001A3D3D" w:rsidRDefault="001A3D3D">
            <w:pPr>
              <w:spacing w:line="360" w:lineRule="auto"/>
              <w:jc w:val="center"/>
              <w:rPr>
                <w:ins w:id="87" w:author="TR" w:date="2019-10-30T10:27:00Z"/>
                <w:rFonts w:eastAsiaTheme="minorEastAsia"/>
                <w:sz w:val="24"/>
              </w:rPr>
              <w:pPrChange w:id="88" w:author="TR" w:date="2019-10-30T10:32:00Z">
                <w:pPr>
                  <w:spacing w:line="360" w:lineRule="auto"/>
                </w:pPr>
              </w:pPrChange>
            </w:pPr>
            <w:ins w:id="89" w:author="TR" w:date="2019-10-30T10:28:00Z">
              <w:r>
                <w:rPr>
                  <w:rFonts w:eastAsiaTheme="minorEastAsia" w:hint="eastAsia"/>
                  <w:sz w:val="24"/>
                </w:rPr>
                <w:t>1</w:t>
              </w:r>
            </w:ins>
          </w:p>
        </w:tc>
        <w:tc>
          <w:tcPr>
            <w:tcW w:w="2322" w:type="dxa"/>
            <w:tcBorders>
              <w:bottom w:val="single" w:sz="4" w:space="0" w:color="auto"/>
            </w:tcBorders>
            <w:vAlign w:val="center"/>
            <w:tcPrChange w:id="90" w:author="TR" w:date="2019-10-30T10:33:00Z">
              <w:tcPr>
                <w:tcW w:w="3096" w:type="dxa"/>
              </w:tcPr>
            </w:tcPrChange>
          </w:tcPr>
          <w:p w14:paraId="078BACCF" w14:textId="4F3D2D07" w:rsidR="001A3D3D" w:rsidRDefault="001A3D3D">
            <w:pPr>
              <w:spacing w:line="360" w:lineRule="auto"/>
              <w:jc w:val="center"/>
              <w:rPr>
                <w:ins w:id="91" w:author="TR" w:date="2019-10-30T10:27:00Z"/>
                <w:rFonts w:eastAsiaTheme="minorEastAsia"/>
                <w:sz w:val="24"/>
              </w:rPr>
              <w:pPrChange w:id="92" w:author="TR" w:date="2019-10-30T10:32:00Z">
                <w:pPr>
                  <w:spacing w:line="360" w:lineRule="auto"/>
                </w:pPr>
              </w:pPrChange>
            </w:pPr>
            <w:ins w:id="93" w:author="TR" w:date="2019-10-30T10:28:00Z">
              <w:r>
                <w:rPr>
                  <w:rFonts w:eastAsiaTheme="minorEastAsia" w:hint="eastAsia"/>
                  <w:sz w:val="24"/>
                </w:rPr>
                <w:t>2</w:t>
              </w:r>
            </w:ins>
          </w:p>
        </w:tc>
        <w:tc>
          <w:tcPr>
            <w:tcW w:w="2322" w:type="dxa"/>
            <w:tcBorders>
              <w:bottom w:val="single" w:sz="4" w:space="0" w:color="auto"/>
            </w:tcBorders>
            <w:vAlign w:val="center"/>
            <w:tcPrChange w:id="94" w:author="TR" w:date="2019-10-30T10:33:00Z">
              <w:tcPr>
                <w:tcW w:w="3096" w:type="dxa"/>
              </w:tcPr>
            </w:tcPrChange>
          </w:tcPr>
          <w:p w14:paraId="05D73ADE" w14:textId="78F55555" w:rsidR="001A3D3D" w:rsidRDefault="001A3D3D">
            <w:pPr>
              <w:spacing w:line="360" w:lineRule="auto"/>
              <w:jc w:val="center"/>
              <w:rPr>
                <w:ins w:id="95" w:author="TR" w:date="2019-10-30T10:28:00Z"/>
                <w:rFonts w:eastAsiaTheme="minorEastAsia"/>
                <w:sz w:val="24"/>
              </w:rPr>
              <w:pPrChange w:id="96" w:author="TR" w:date="2019-10-30T10:32:00Z">
                <w:pPr>
                  <w:spacing w:line="360" w:lineRule="auto"/>
                </w:pPr>
              </w:pPrChange>
            </w:pPr>
            <w:ins w:id="97" w:author="TR" w:date="2019-10-30T10:28:00Z">
              <w:r>
                <w:rPr>
                  <w:rFonts w:eastAsiaTheme="minorEastAsia" w:hint="eastAsia"/>
                  <w:sz w:val="24"/>
                </w:rPr>
                <w:t>3</w:t>
              </w:r>
            </w:ins>
          </w:p>
        </w:tc>
      </w:tr>
      <w:tr w:rsidR="001A3D3D" w14:paraId="5F7CEAB0" w14:textId="2CFA191C" w:rsidTr="009E2126">
        <w:trPr>
          <w:ins w:id="98" w:author="TR" w:date="2019-10-30T10:27:00Z"/>
        </w:trPr>
        <w:tc>
          <w:tcPr>
            <w:tcW w:w="2321" w:type="dxa"/>
            <w:tcBorders>
              <w:bottom w:val="nil"/>
            </w:tcBorders>
            <w:vAlign w:val="center"/>
            <w:tcPrChange w:id="99" w:author="TR" w:date="2019-10-30T10:33:00Z">
              <w:tcPr>
                <w:tcW w:w="3095" w:type="dxa"/>
              </w:tcPr>
            </w:tcPrChange>
          </w:tcPr>
          <w:p w14:paraId="55498AAB" w14:textId="28E4C007" w:rsidR="001A3D3D" w:rsidRDefault="001A3D3D">
            <w:pPr>
              <w:spacing w:line="360" w:lineRule="auto"/>
              <w:jc w:val="center"/>
              <w:rPr>
                <w:ins w:id="100" w:author="TR" w:date="2019-10-30T10:27:00Z"/>
                <w:rFonts w:eastAsiaTheme="minorEastAsia"/>
                <w:sz w:val="24"/>
              </w:rPr>
              <w:pPrChange w:id="101" w:author="TR" w:date="2019-10-30T10:32:00Z">
                <w:pPr>
                  <w:spacing w:line="360" w:lineRule="auto"/>
                </w:pPr>
              </w:pPrChange>
            </w:pPr>
            <w:ins w:id="102" w:author="TR" w:date="2019-10-30T10:28:00Z">
              <w:r>
                <w:rPr>
                  <w:rFonts w:eastAsiaTheme="minorEastAsia" w:hint="eastAsia"/>
                  <w:sz w:val="24"/>
                </w:rPr>
                <w:t>车辆质量</w:t>
              </w:r>
            </w:ins>
            <w:ins w:id="103" w:author="TR" w:date="2019-10-30T10:28:00Z">
              <w:r w:rsidRPr="00433AC9">
                <w:rPr>
                  <w:rFonts w:eastAsiaTheme="minorEastAsia"/>
                  <w:position w:val="-12"/>
                  <w:sz w:val="24"/>
                </w:rPr>
                <w:object w:dxaOrig="279" w:dyaOrig="360" w14:anchorId="7EA2069D">
                  <v:shape id="_x0000_i1233" type="#_x0000_t75" style="width:13.9pt;height:18pt" o:ole="">
                    <v:imagedata r:id="rId343" o:title=""/>
                  </v:shape>
                  <o:OLEObject Type="Embed" ProgID="Equation.DSMT4" ShapeID="_x0000_i1233" DrawAspect="Content" ObjectID="_1651306018" r:id="rId353"/>
                </w:object>
              </w:r>
            </w:ins>
          </w:p>
        </w:tc>
        <w:tc>
          <w:tcPr>
            <w:tcW w:w="2321" w:type="dxa"/>
            <w:tcBorders>
              <w:bottom w:val="nil"/>
            </w:tcBorders>
            <w:vAlign w:val="center"/>
            <w:tcPrChange w:id="104" w:author="TR" w:date="2019-10-30T10:33:00Z">
              <w:tcPr>
                <w:tcW w:w="3095" w:type="dxa"/>
              </w:tcPr>
            </w:tcPrChange>
          </w:tcPr>
          <w:p w14:paraId="01599299" w14:textId="4FE0A216" w:rsidR="001A3D3D" w:rsidRDefault="00A56A8A">
            <w:pPr>
              <w:spacing w:line="360" w:lineRule="auto"/>
              <w:jc w:val="center"/>
              <w:rPr>
                <w:ins w:id="105" w:author="TR" w:date="2019-10-30T10:27:00Z"/>
                <w:rFonts w:eastAsiaTheme="minorEastAsia"/>
                <w:sz w:val="24"/>
              </w:rPr>
              <w:pPrChange w:id="106" w:author="TR" w:date="2019-10-30T10:32:00Z">
                <w:pPr>
                  <w:spacing w:line="360" w:lineRule="auto"/>
                </w:pPr>
              </w:pPrChange>
            </w:pPr>
            <w:ins w:id="107" w:author="TR" w:date="2019-10-30T10:29:00Z">
              <w:r>
                <w:rPr>
                  <w:rFonts w:eastAsiaTheme="minorEastAsia" w:hint="eastAsia"/>
                  <w:sz w:val="24"/>
                </w:rPr>
                <w:t>1</w:t>
              </w:r>
              <w:r>
                <w:rPr>
                  <w:rFonts w:eastAsiaTheme="minorEastAsia"/>
                  <w:sz w:val="24"/>
                </w:rPr>
                <w:t>900kg</w:t>
              </w:r>
            </w:ins>
          </w:p>
        </w:tc>
        <w:tc>
          <w:tcPr>
            <w:tcW w:w="2322" w:type="dxa"/>
            <w:tcBorders>
              <w:bottom w:val="nil"/>
            </w:tcBorders>
            <w:vAlign w:val="center"/>
            <w:tcPrChange w:id="108" w:author="TR" w:date="2019-10-30T10:33:00Z">
              <w:tcPr>
                <w:tcW w:w="3096" w:type="dxa"/>
              </w:tcPr>
            </w:tcPrChange>
          </w:tcPr>
          <w:p w14:paraId="6459AE34" w14:textId="5C5EC95E" w:rsidR="001A3D3D" w:rsidRDefault="00A56A8A">
            <w:pPr>
              <w:spacing w:line="360" w:lineRule="auto"/>
              <w:jc w:val="center"/>
              <w:rPr>
                <w:ins w:id="109" w:author="TR" w:date="2019-10-30T10:27:00Z"/>
                <w:rFonts w:eastAsiaTheme="minorEastAsia"/>
                <w:sz w:val="24"/>
              </w:rPr>
              <w:pPrChange w:id="110" w:author="TR" w:date="2019-10-30T10:32:00Z">
                <w:pPr>
                  <w:spacing w:line="360" w:lineRule="auto"/>
                </w:pPr>
              </w:pPrChange>
            </w:pPr>
            <w:ins w:id="111" w:author="TR" w:date="2019-10-30T10:29:00Z">
              <w:r>
                <w:rPr>
                  <w:rFonts w:eastAsiaTheme="minorEastAsia"/>
                  <w:sz w:val="24"/>
                </w:rPr>
                <w:t>2000kg</w:t>
              </w:r>
            </w:ins>
          </w:p>
        </w:tc>
        <w:tc>
          <w:tcPr>
            <w:tcW w:w="2322" w:type="dxa"/>
            <w:tcBorders>
              <w:bottom w:val="nil"/>
            </w:tcBorders>
            <w:vAlign w:val="center"/>
            <w:tcPrChange w:id="112" w:author="TR" w:date="2019-10-30T10:33:00Z">
              <w:tcPr>
                <w:tcW w:w="3096" w:type="dxa"/>
              </w:tcPr>
            </w:tcPrChange>
          </w:tcPr>
          <w:p w14:paraId="11A2256F" w14:textId="3652DEF9" w:rsidR="001A3D3D" w:rsidRDefault="00A56A8A">
            <w:pPr>
              <w:spacing w:line="360" w:lineRule="auto"/>
              <w:jc w:val="center"/>
              <w:rPr>
                <w:ins w:id="113" w:author="TR" w:date="2019-10-30T10:28:00Z"/>
                <w:rFonts w:eastAsiaTheme="minorEastAsia"/>
                <w:sz w:val="24"/>
              </w:rPr>
              <w:pPrChange w:id="114" w:author="TR" w:date="2019-10-30T10:32:00Z">
                <w:pPr>
                  <w:spacing w:line="360" w:lineRule="auto"/>
                </w:pPr>
              </w:pPrChange>
            </w:pPr>
            <w:ins w:id="115" w:author="TR" w:date="2019-10-30T10:29:00Z">
              <w:r>
                <w:rPr>
                  <w:rFonts w:eastAsiaTheme="minorEastAsia" w:hint="eastAsia"/>
                  <w:sz w:val="24"/>
                </w:rPr>
                <w:t>1</w:t>
              </w:r>
              <w:r>
                <w:rPr>
                  <w:rFonts w:eastAsiaTheme="minorEastAsia"/>
                  <w:sz w:val="24"/>
                </w:rPr>
                <w:t>800kg</w:t>
              </w:r>
            </w:ins>
          </w:p>
        </w:tc>
      </w:tr>
      <w:tr w:rsidR="001A3D3D" w14:paraId="0A933EFD" w14:textId="1482DA22" w:rsidTr="009E2126">
        <w:trPr>
          <w:ins w:id="116" w:author="TR" w:date="2019-10-30T10:27:00Z"/>
        </w:trPr>
        <w:tc>
          <w:tcPr>
            <w:tcW w:w="2321" w:type="dxa"/>
            <w:tcBorders>
              <w:top w:val="nil"/>
              <w:bottom w:val="nil"/>
            </w:tcBorders>
            <w:vAlign w:val="center"/>
            <w:tcPrChange w:id="117" w:author="TR" w:date="2019-10-30T10:33:00Z">
              <w:tcPr>
                <w:tcW w:w="3095" w:type="dxa"/>
              </w:tcPr>
            </w:tcPrChange>
          </w:tcPr>
          <w:p w14:paraId="56445986" w14:textId="2CEF763A" w:rsidR="001A3D3D" w:rsidRDefault="00DB6854">
            <w:pPr>
              <w:spacing w:line="360" w:lineRule="auto"/>
              <w:jc w:val="center"/>
              <w:rPr>
                <w:ins w:id="118" w:author="TR" w:date="2019-10-30T10:27:00Z"/>
                <w:rFonts w:eastAsiaTheme="minorEastAsia"/>
                <w:sz w:val="24"/>
              </w:rPr>
              <w:pPrChange w:id="119" w:author="TR" w:date="2019-10-30T10:32:00Z">
                <w:pPr>
                  <w:spacing w:line="360" w:lineRule="auto"/>
                </w:pPr>
              </w:pPrChange>
            </w:pPr>
            <w:ins w:id="120" w:author="TR" w:date="2019-10-30T10:30:00Z">
              <w:r>
                <w:rPr>
                  <w:rFonts w:eastAsiaTheme="minorEastAsia" w:hint="eastAsia"/>
                  <w:sz w:val="24"/>
                </w:rPr>
                <w:t>车轮半径</w:t>
              </w:r>
            </w:ins>
            <w:ins w:id="121" w:author="TR" w:date="2019-10-30T10:30:00Z">
              <w:r w:rsidRPr="00433AC9">
                <w:rPr>
                  <w:rFonts w:eastAsiaTheme="minorEastAsia"/>
                  <w:position w:val="-12"/>
                  <w:sz w:val="24"/>
                </w:rPr>
                <w:object w:dxaOrig="260" w:dyaOrig="360" w14:anchorId="388A4E6D">
                  <v:shape id="_x0000_i1234" type="#_x0000_t75" style="width:13.15pt;height:18pt" o:ole="">
                    <v:imagedata r:id="rId345" o:title=""/>
                  </v:shape>
                  <o:OLEObject Type="Embed" ProgID="Equation.DSMT4" ShapeID="_x0000_i1234" DrawAspect="Content" ObjectID="_1651306019" r:id="rId354"/>
                </w:object>
              </w:r>
            </w:ins>
          </w:p>
        </w:tc>
        <w:tc>
          <w:tcPr>
            <w:tcW w:w="2321" w:type="dxa"/>
            <w:tcBorders>
              <w:top w:val="nil"/>
              <w:bottom w:val="nil"/>
            </w:tcBorders>
            <w:vAlign w:val="center"/>
            <w:tcPrChange w:id="122" w:author="TR" w:date="2019-10-30T10:33:00Z">
              <w:tcPr>
                <w:tcW w:w="3095" w:type="dxa"/>
              </w:tcPr>
            </w:tcPrChange>
          </w:tcPr>
          <w:p w14:paraId="172B3FA0" w14:textId="47313064" w:rsidR="001A3D3D" w:rsidRDefault="00DB6854">
            <w:pPr>
              <w:spacing w:line="360" w:lineRule="auto"/>
              <w:jc w:val="center"/>
              <w:rPr>
                <w:ins w:id="123" w:author="TR" w:date="2019-10-30T10:27:00Z"/>
                <w:rFonts w:eastAsiaTheme="minorEastAsia"/>
                <w:sz w:val="24"/>
              </w:rPr>
              <w:pPrChange w:id="124" w:author="TR" w:date="2019-10-30T10:32:00Z">
                <w:pPr>
                  <w:spacing w:line="360" w:lineRule="auto"/>
                </w:pPr>
              </w:pPrChange>
            </w:pPr>
            <w:ins w:id="125" w:author="TR" w:date="2019-10-30T10:30:00Z">
              <w:r>
                <w:rPr>
                  <w:rFonts w:eastAsiaTheme="minorEastAsia" w:hint="eastAsia"/>
                  <w:sz w:val="24"/>
                </w:rPr>
                <w:t>0</w:t>
              </w:r>
              <w:r>
                <w:rPr>
                  <w:rFonts w:eastAsiaTheme="minorEastAsia"/>
                  <w:sz w:val="24"/>
                </w:rPr>
                <w:t>.56</w:t>
              </w:r>
            </w:ins>
            <w:ins w:id="126" w:author="TR" w:date="2019-10-30T10:32:00Z">
              <w:r w:rsidR="00350995">
                <w:rPr>
                  <w:rFonts w:eastAsiaTheme="minorEastAsia"/>
                  <w:sz w:val="24"/>
                </w:rPr>
                <w:t>m</w:t>
              </w:r>
            </w:ins>
          </w:p>
        </w:tc>
        <w:tc>
          <w:tcPr>
            <w:tcW w:w="2322" w:type="dxa"/>
            <w:tcBorders>
              <w:top w:val="nil"/>
              <w:bottom w:val="nil"/>
            </w:tcBorders>
            <w:vAlign w:val="center"/>
            <w:tcPrChange w:id="127" w:author="TR" w:date="2019-10-30T10:33:00Z">
              <w:tcPr>
                <w:tcW w:w="3096" w:type="dxa"/>
              </w:tcPr>
            </w:tcPrChange>
          </w:tcPr>
          <w:p w14:paraId="71349DB6" w14:textId="451A3E13" w:rsidR="001A3D3D" w:rsidRDefault="00DB6854">
            <w:pPr>
              <w:spacing w:line="360" w:lineRule="auto"/>
              <w:jc w:val="center"/>
              <w:rPr>
                <w:ins w:id="128" w:author="TR" w:date="2019-10-30T10:27:00Z"/>
                <w:rFonts w:eastAsiaTheme="minorEastAsia"/>
                <w:sz w:val="24"/>
              </w:rPr>
              <w:pPrChange w:id="129" w:author="TR" w:date="2019-10-30T10:32:00Z">
                <w:pPr>
                  <w:spacing w:line="360" w:lineRule="auto"/>
                </w:pPr>
              </w:pPrChange>
            </w:pPr>
            <w:ins w:id="130" w:author="TR" w:date="2019-10-30T10:30:00Z">
              <w:r>
                <w:rPr>
                  <w:rFonts w:eastAsiaTheme="minorEastAsia" w:hint="eastAsia"/>
                  <w:sz w:val="24"/>
                </w:rPr>
                <w:t>0</w:t>
              </w:r>
              <w:r>
                <w:rPr>
                  <w:rFonts w:eastAsiaTheme="minorEastAsia"/>
                  <w:sz w:val="24"/>
                </w:rPr>
                <w:t>.53</w:t>
              </w:r>
            </w:ins>
            <w:ins w:id="131" w:author="TR" w:date="2019-10-30T10:32:00Z">
              <w:r w:rsidR="00350995">
                <w:rPr>
                  <w:rFonts w:eastAsiaTheme="minorEastAsia"/>
                  <w:sz w:val="24"/>
                </w:rPr>
                <w:t>m</w:t>
              </w:r>
            </w:ins>
          </w:p>
        </w:tc>
        <w:tc>
          <w:tcPr>
            <w:tcW w:w="2322" w:type="dxa"/>
            <w:tcBorders>
              <w:top w:val="nil"/>
              <w:bottom w:val="nil"/>
            </w:tcBorders>
            <w:vAlign w:val="center"/>
            <w:tcPrChange w:id="132" w:author="TR" w:date="2019-10-30T10:33:00Z">
              <w:tcPr>
                <w:tcW w:w="3096" w:type="dxa"/>
              </w:tcPr>
            </w:tcPrChange>
          </w:tcPr>
          <w:p w14:paraId="7AF716C6" w14:textId="1ACC3F43" w:rsidR="001A3D3D" w:rsidRDefault="00DB6854">
            <w:pPr>
              <w:spacing w:line="360" w:lineRule="auto"/>
              <w:jc w:val="center"/>
              <w:rPr>
                <w:ins w:id="133" w:author="TR" w:date="2019-10-30T10:28:00Z"/>
                <w:rFonts w:eastAsiaTheme="minorEastAsia"/>
                <w:sz w:val="24"/>
              </w:rPr>
              <w:pPrChange w:id="134" w:author="TR" w:date="2019-10-30T10:32:00Z">
                <w:pPr>
                  <w:spacing w:line="360" w:lineRule="auto"/>
                </w:pPr>
              </w:pPrChange>
            </w:pPr>
            <w:ins w:id="135" w:author="TR" w:date="2019-10-30T10:30:00Z">
              <w:r>
                <w:rPr>
                  <w:rFonts w:eastAsiaTheme="minorEastAsia" w:hint="eastAsia"/>
                  <w:sz w:val="24"/>
                </w:rPr>
                <w:t>0</w:t>
              </w:r>
              <w:r>
                <w:rPr>
                  <w:rFonts w:eastAsiaTheme="minorEastAsia"/>
                  <w:sz w:val="24"/>
                </w:rPr>
                <w:t>.58</w:t>
              </w:r>
            </w:ins>
            <w:ins w:id="136" w:author="TR" w:date="2019-10-30T10:32:00Z">
              <w:r w:rsidR="00350995">
                <w:rPr>
                  <w:rFonts w:eastAsiaTheme="minorEastAsia"/>
                  <w:sz w:val="24"/>
                </w:rPr>
                <w:t>m</w:t>
              </w:r>
            </w:ins>
          </w:p>
        </w:tc>
      </w:tr>
      <w:tr w:rsidR="001A3D3D" w14:paraId="2916F868" w14:textId="7431B49E" w:rsidTr="009E2126">
        <w:trPr>
          <w:ins w:id="137" w:author="TR" w:date="2019-10-30T10:27:00Z"/>
        </w:trPr>
        <w:tc>
          <w:tcPr>
            <w:tcW w:w="2321" w:type="dxa"/>
            <w:tcBorders>
              <w:top w:val="nil"/>
            </w:tcBorders>
            <w:vAlign w:val="center"/>
            <w:tcPrChange w:id="138" w:author="TR" w:date="2019-10-30T10:33:00Z">
              <w:tcPr>
                <w:tcW w:w="3095" w:type="dxa"/>
              </w:tcPr>
            </w:tcPrChange>
          </w:tcPr>
          <w:p w14:paraId="4DE42ABA" w14:textId="2348ACCD" w:rsidR="001A3D3D" w:rsidRDefault="00350995">
            <w:pPr>
              <w:spacing w:line="360" w:lineRule="auto"/>
              <w:jc w:val="center"/>
              <w:rPr>
                <w:ins w:id="139" w:author="TR" w:date="2019-10-30T10:27:00Z"/>
                <w:rFonts w:eastAsiaTheme="minorEastAsia"/>
                <w:sz w:val="24"/>
              </w:rPr>
              <w:pPrChange w:id="140" w:author="TR" w:date="2019-10-30T10:32:00Z">
                <w:pPr>
                  <w:spacing w:line="360" w:lineRule="auto"/>
                </w:pPr>
              </w:pPrChange>
            </w:pPr>
            <w:ins w:id="141" w:author="TR" w:date="2019-10-30T10:32:00Z">
              <w:r>
                <w:rPr>
                  <w:rFonts w:eastAsiaTheme="minorEastAsia" w:hint="eastAsia"/>
                  <w:sz w:val="24"/>
                </w:rPr>
                <w:t>机械效率</w:t>
              </w:r>
            </w:ins>
            <w:ins w:id="142" w:author="TR" w:date="2019-10-30T10:34:00Z">
              <w:r w:rsidR="00611077" w:rsidRPr="00433AC9">
                <w:rPr>
                  <w:rFonts w:eastAsiaTheme="minorEastAsia"/>
                  <w:position w:val="-12"/>
                  <w:sz w:val="24"/>
                </w:rPr>
                <w:object w:dxaOrig="240" w:dyaOrig="360" w14:anchorId="7BFC90B7">
                  <v:shape id="_x0000_i1235" type="#_x0000_t75" style="width:13.15pt;height:18pt" o:ole="">
                    <v:imagedata r:id="rId337" o:title=""/>
                  </v:shape>
                  <o:OLEObject Type="Embed" ProgID="Equation.DSMT4" ShapeID="_x0000_i1235" DrawAspect="Content" ObjectID="_1651306020" r:id="rId355"/>
                </w:object>
              </w:r>
            </w:ins>
          </w:p>
        </w:tc>
        <w:tc>
          <w:tcPr>
            <w:tcW w:w="2321" w:type="dxa"/>
            <w:tcBorders>
              <w:top w:val="nil"/>
            </w:tcBorders>
            <w:vAlign w:val="center"/>
            <w:tcPrChange w:id="143" w:author="TR" w:date="2019-10-30T10:33:00Z">
              <w:tcPr>
                <w:tcW w:w="3095" w:type="dxa"/>
              </w:tcPr>
            </w:tcPrChange>
          </w:tcPr>
          <w:p w14:paraId="454811F6" w14:textId="45C9FCC9" w:rsidR="001A3D3D" w:rsidRDefault="00350995">
            <w:pPr>
              <w:spacing w:line="360" w:lineRule="auto"/>
              <w:jc w:val="center"/>
              <w:rPr>
                <w:ins w:id="144" w:author="TR" w:date="2019-10-30T10:27:00Z"/>
                <w:rFonts w:eastAsiaTheme="minorEastAsia"/>
                <w:sz w:val="24"/>
              </w:rPr>
              <w:pPrChange w:id="145" w:author="TR" w:date="2019-10-30T10:32:00Z">
                <w:pPr>
                  <w:spacing w:line="360" w:lineRule="auto"/>
                </w:pPr>
              </w:pPrChange>
            </w:pPr>
            <w:ins w:id="146" w:author="TR" w:date="2019-10-30T10:32:00Z">
              <w:r>
                <w:rPr>
                  <w:rFonts w:eastAsiaTheme="minorEastAsia" w:hint="eastAsia"/>
                  <w:sz w:val="24"/>
                </w:rPr>
                <w:t>0</w:t>
              </w:r>
              <w:r>
                <w:rPr>
                  <w:rFonts w:eastAsiaTheme="minorEastAsia"/>
                  <w:sz w:val="24"/>
                </w:rPr>
                <w:t>.9</w:t>
              </w:r>
            </w:ins>
            <w:ins w:id="147" w:author="TR" w:date="2019-10-30T10:33:00Z">
              <w:r>
                <w:rPr>
                  <w:rFonts w:eastAsiaTheme="minorEastAsia"/>
                  <w:sz w:val="24"/>
                </w:rPr>
                <w:t>6</w:t>
              </w:r>
            </w:ins>
          </w:p>
        </w:tc>
        <w:tc>
          <w:tcPr>
            <w:tcW w:w="2322" w:type="dxa"/>
            <w:tcBorders>
              <w:top w:val="nil"/>
            </w:tcBorders>
            <w:vAlign w:val="center"/>
            <w:tcPrChange w:id="148" w:author="TR" w:date="2019-10-30T10:33:00Z">
              <w:tcPr>
                <w:tcW w:w="3096" w:type="dxa"/>
              </w:tcPr>
            </w:tcPrChange>
          </w:tcPr>
          <w:p w14:paraId="78E5F5E3" w14:textId="1B9C9487" w:rsidR="001A3D3D" w:rsidRDefault="00350995">
            <w:pPr>
              <w:spacing w:line="360" w:lineRule="auto"/>
              <w:jc w:val="center"/>
              <w:rPr>
                <w:ins w:id="149" w:author="TR" w:date="2019-10-30T10:27:00Z"/>
                <w:rFonts w:eastAsiaTheme="minorEastAsia"/>
                <w:sz w:val="24"/>
              </w:rPr>
              <w:pPrChange w:id="150" w:author="TR" w:date="2019-10-30T10:32:00Z">
                <w:pPr>
                  <w:spacing w:line="360" w:lineRule="auto"/>
                </w:pPr>
              </w:pPrChange>
            </w:pPr>
            <w:ins w:id="151" w:author="TR" w:date="2019-10-30T10:33:00Z">
              <w:r>
                <w:rPr>
                  <w:rFonts w:eastAsiaTheme="minorEastAsia" w:hint="eastAsia"/>
                  <w:sz w:val="24"/>
                </w:rPr>
                <w:t>0</w:t>
              </w:r>
              <w:r>
                <w:rPr>
                  <w:rFonts w:eastAsiaTheme="minorEastAsia"/>
                  <w:sz w:val="24"/>
                </w:rPr>
                <w:t>.95</w:t>
              </w:r>
            </w:ins>
          </w:p>
        </w:tc>
        <w:tc>
          <w:tcPr>
            <w:tcW w:w="2322" w:type="dxa"/>
            <w:tcBorders>
              <w:top w:val="nil"/>
            </w:tcBorders>
            <w:vAlign w:val="center"/>
            <w:tcPrChange w:id="152" w:author="TR" w:date="2019-10-30T10:33:00Z">
              <w:tcPr>
                <w:tcW w:w="3096" w:type="dxa"/>
              </w:tcPr>
            </w:tcPrChange>
          </w:tcPr>
          <w:p w14:paraId="31EB19FE" w14:textId="5B42A9D9" w:rsidR="001A3D3D" w:rsidRDefault="00350995">
            <w:pPr>
              <w:spacing w:line="360" w:lineRule="auto"/>
              <w:jc w:val="center"/>
              <w:rPr>
                <w:ins w:id="153" w:author="TR" w:date="2019-10-30T10:28:00Z"/>
                <w:rFonts w:eastAsiaTheme="minorEastAsia"/>
                <w:sz w:val="24"/>
              </w:rPr>
              <w:pPrChange w:id="154" w:author="TR" w:date="2019-10-30T10:32:00Z">
                <w:pPr>
                  <w:spacing w:line="360" w:lineRule="auto"/>
                </w:pPr>
              </w:pPrChange>
            </w:pPr>
            <w:ins w:id="155" w:author="TR" w:date="2019-10-30T10:33:00Z">
              <w:r>
                <w:rPr>
                  <w:rFonts w:eastAsiaTheme="minorEastAsia" w:hint="eastAsia"/>
                  <w:sz w:val="24"/>
                </w:rPr>
                <w:t>0</w:t>
              </w:r>
              <w:r>
                <w:rPr>
                  <w:rFonts w:eastAsiaTheme="minorEastAsia"/>
                  <w:sz w:val="24"/>
                </w:rPr>
                <w:t>.9</w:t>
              </w:r>
              <w:r w:rsidR="007F3B89">
                <w:rPr>
                  <w:rFonts w:eastAsiaTheme="minorEastAsia"/>
                  <w:sz w:val="24"/>
                </w:rPr>
                <w:t>3</w:t>
              </w:r>
            </w:ins>
          </w:p>
        </w:tc>
      </w:tr>
    </w:tbl>
    <w:p w14:paraId="3CCA351C" w14:textId="31B73B33" w:rsidR="00FF00B7" w:rsidRPr="00433AC9" w:rsidRDefault="008C342D">
      <w:pPr>
        <w:spacing w:line="360" w:lineRule="auto"/>
        <w:rPr>
          <w:rFonts w:eastAsiaTheme="minorEastAsia"/>
          <w:sz w:val="24"/>
        </w:rPr>
        <w:pPrChange w:id="156" w:author="TR" w:date="2019-10-30T10:16:00Z">
          <w:pPr>
            <w:spacing w:line="360" w:lineRule="auto"/>
            <w:ind w:firstLineChars="200" w:firstLine="480"/>
          </w:pPr>
        </w:pPrChange>
      </w:pPr>
      <w:ins w:id="157" w:author="TR" w:date="2019-10-30T10:34:00Z">
        <w:r>
          <w:rPr>
            <w:rFonts w:eastAsiaTheme="minorEastAsia" w:hint="eastAsia"/>
            <w:sz w:val="24"/>
          </w:rPr>
          <w:t xml:space="preserve"> </w:t>
        </w:r>
        <w:r>
          <w:rPr>
            <w:rFonts w:eastAsiaTheme="minorEastAsia"/>
            <w:sz w:val="24"/>
          </w:rPr>
          <w:t xml:space="preserve">   </w:t>
        </w:r>
        <w:r>
          <w:rPr>
            <w:rFonts w:eastAsiaTheme="minorEastAsia" w:hint="eastAsia"/>
            <w:sz w:val="24"/>
          </w:rPr>
          <w:t>另外，</w:t>
        </w:r>
        <w:r w:rsidRPr="00433AC9">
          <w:rPr>
            <w:rFonts w:eastAsiaTheme="minorEastAsia"/>
            <w:sz w:val="24"/>
          </w:rPr>
          <w:t>车辆俯仰角</w:t>
        </w:r>
      </w:ins>
      <w:ins w:id="158" w:author="TR" w:date="2019-10-30T10:34:00Z">
        <w:r w:rsidR="004B41FC" w:rsidRPr="00433AC9">
          <w:rPr>
            <w:rFonts w:eastAsiaTheme="minorEastAsia"/>
            <w:position w:val="-10"/>
            <w:sz w:val="24"/>
          </w:rPr>
          <w:object w:dxaOrig="420" w:dyaOrig="300" w14:anchorId="1DB87B69">
            <v:shape id="_x0000_i1236" type="#_x0000_t75" style="width:22.5pt;height:14.65pt" o:ole="">
              <v:imagedata r:id="rId356" o:title=""/>
            </v:shape>
            <o:OLEObject Type="Embed" ProgID="Equation.DSMT4" ShapeID="_x0000_i1236" DrawAspect="Content" ObjectID="_1651306021" r:id="rId357"/>
          </w:object>
        </w:r>
      </w:ins>
      <w:ins w:id="159" w:author="TR" w:date="2019-10-30T10:34:00Z">
        <w:r>
          <w:rPr>
            <w:rFonts w:eastAsiaTheme="minorEastAsia" w:hint="eastAsia"/>
            <w:sz w:val="24"/>
          </w:rPr>
          <w:t>可以根据车载</w:t>
        </w:r>
        <w:proofErr w:type="gramStart"/>
        <w:r>
          <w:rPr>
            <w:rFonts w:eastAsiaTheme="minorEastAsia" w:hint="eastAsia"/>
            <w:sz w:val="24"/>
          </w:rPr>
          <w:t>组合惯导实时</w:t>
        </w:r>
        <w:proofErr w:type="gramEnd"/>
        <w:r>
          <w:rPr>
            <w:rFonts w:eastAsiaTheme="minorEastAsia" w:hint="eastAsia"/>
            <w:sz w:val="24"/>
          </w:rPr>
          <w:t>反馈</w:t>
        </w:r>
      </w:ins>
      <w:ins w:id="160" w:author="TR" w:date="2019-10-30T10:42:00Z">
        <w:r w:rsidR="00452045">
          <w:rPr>
            <w:rFonts w:eastAsiaTheme="minorEastAsia" w:hint="eastAsia"/>
            <w:sz w:val="24"/>
          </w:rPr>
          <w:t>得到</w:t>
        </w:r>
      </w:ins>
      <w:ins w:id="161" w:author="Yan" w:date="2019-10-30T11:07:00Z">
        <w:r w:rsidR="00DE1703">
          <w:rPr>
            <w:rFonts w:eastAsiaTheme="minorEastAsia" w:hint="eastAsia"/>
            <w:sz w:val="24"/>
          </w:rPr>
          <w:t>；</w:t>
        </w:r>
      </w:ins>
      <w:ins w:id="162" w:author="TR" w:date="2019-10-30T10:36:00Z">
        <w:del w:id="163" w:author="Yan" w:date="2019-10-30T11:07:00Z">
          <w:r w:rsidR="004B41FC" w:rsidDel="00DE1703">
            <w:rPr>
              <w:rFonts w:eastAsiaTheme="minorEastAsia" w:hint="eastAsia"/>
              <w:sz w:val="24"/>
            </w:rPr>
            <w:delText>，</w:delText>
          </w:r>
        </w:del>
        <w:r w:rsidR="004B41FC">
          <w:rPr>
            <w:rFonts w:eastAsiaTheme="minorEastAsia" w:hint="eastAsia"/>
            <w:sz w:val="24"/>
          </w:rPr>
          <w:t>根据</w:t>
        </w:r>
      </w:ins>
      <w:ins w:id="164" w:author="TR" w:date="2019-10-30T10:37:00Z">
        <w:r w:rsidR="004B41FC">
          <w:rPr>
            <w:rFonts w:eastAsiaTheme="minorEastAsia" w:hint="eastAsia"/>
            <w:sz w:val="24"/>
          </w:rPr>
          <w:t>《公路沥青路面</w:t>
        </w:r>
        <w:r w:rsidR="004B41FC">
          <w:rPr>
            <w:rFonts w:eastAsiaTheme="minorEastAsia" w:hint="eastAsia"/>
            <w:sz w:val="24"/>
          </w:rPr>
          <w:lastRenderedPageBreak/>
          <w:t>设计规范》（</w:t>
        </w:r>
        <w:r w:rsidR="004B41FC">
          <w:rPr>
            <w:rFonts w:eastAsiaTheme="minorEastAsia" w:hint="eastAsia"/>
            <w:sz w:val="24"/>
          </w:rPr>
          <w:t>J</w:t>
        </w:r>
        <w:r w:rsidR="004B41FC">
          <w:rPr>
            <w:rFonts w:eastAsiaTheme="minorEastAsia"/>
            <w:sz w:val="24"/>
          </w:rPr>
          <w:t>TGD50-2006</w:t>
        </w:r>
        <w:r w:rsidR="004B41FC">
          <w:rPr>
            <w:rFonts w:eastAsiaTheme="minorEastAsia" w:hint="eastAsia"/>
            <w:sz w:val="24"/>
          </w:rPr>
          <w:t>）</w:t>
        </w:r>
        <w:r w:rsidR="004B41FC">
          <w:rPr>
            <w:rFonts w:eastAsiaTheme="minorEastAsia" w:hint="eastAsia"/>
            <w:sz w:val="24"/>
          </w:rPr>
          <w:t>,</w:t>
        </w:r>
        <w:r w:rsidR="004B41FC">
          <w:rPr>
            <w:rFonts w:eastAsiaTheme="minorEastAsia" w:hint="eastAsia"/>
            <w:sz w:val="24"/>
          </w:rPr>
          <w:t>取</w:t>
        </w:r>
        <w:r w:rsidR="004B41FC" w:rsidRPr="00433AC9">
          <w:rPr>
            <w:rFonts w:eastAsiaTheme="minorEastAsia"/>
            <w:sz w:val="24"/>
          </w:rPr>
          <w:t>滚动阻力系数</w:t>
        </w:r>
      </w:ins>
      <w:ins w:id="165" w:author="TR" w:date="2019-10-30T10:37:00Z">
        <w:r w:rsidR="00452045" w:rsidRPr="00433AC9">
          <w:rPr>
            <w:rFonts w:eastAsiaTheme="minorEastAsia"/>
            <w:position w:val="-10"/>
            <w:sz w:val="24"/>
          </w:rPr>
          <w:object w:dxaOrig="580" w:dyaOrig="279" w14:anchorId="13BFA459">
            <v:shape id="_x0000_i1237" type="#_x0000_t75" style="width:24pt;height:15.4pt" o:ole="">
              <v:imagedata r:id="rId358" o:title=""/>
            </v:shape>
            <o:OLEObject Type="Embed" ProgID="Equation.DSMT4" ShapeID="_x0000_i1237" DrawAspect="Content" ObjectID="_1651306022" r:id="rId359"/>
          </w:object>
        </w:r>
      </w:ins>
      <w:ins w:id="166" w:author="TR" w:date="2019-10-30T10:37:00Z">
        <w:r w:rsidR="004B41FC">
          <w:rPr>
            <w:rFonts w:eastAsiaTheme="minorEastAsia" w:hint="eastAsia"/>
            <w:sz w:val="24"/>
          </w:rPr>
          <w:t>。</w:t>
        </w:r>
      </w:ins>
    </w:p>
    <w:p w14:paraId="38DBA34E"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2</w:t>
      </w:r>
      <w:r w:rsidRPr="00433AC9">
        <w:rPr>
          <w:rFonts w:eastAsiaTheme="minorEastAsia"/>
          <w:sz w:val="24"/>
        </w:rPr>
        <w:t>）考虑</w:t>
      </w:r>
      <w:r w:rsidRPr="00433AC9">
        <w:rPr>
          <w:rFonts w:eastAsiaTheme="minorEastAsia"/>
          <w:noProof/>
          <w:sz w:val="24"/>
        </w:rPr>
        <w:t>未知扰动作用</w:t>
      </w:r>
      <w:r w:rsidRPr="00433AC9">
        <w:rPr>
          <w:rFonts w:eastAsiaTheme="minorEastAsia"/>
          <w:sz w:val="24"/>
        </w:rPr>
        <w:t>，重新描述车辆动力学模型，具体过程如下：</w:t>
      </w:r>
    </w:p>
    <w:p w14:paraId="5D14BF3A"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首先，定义车辆集总被动受力</w:t>
      </w:r>
      <w:r w:rsidRPr="00433AC9">
        <w:rPr>
          <w:rFonts w:eastAsiaTheme="minorEastAsia"/>
          <w:position w:val="-12"/>
          <w:sz w:val="24"/>
        </w:rPr>
        <w:object w:dxaOrig="1680" w:dyaOrig="320" w14:anchorId="4A13B88F">
          <v:shape id="_x0000_i1238" type="#_x0000_t75" style="width:84pt;height:15pt" o:ole="">
            <v:imagedata r:id="rId360" o:title=""/>
          </v:shape>
          <o:OLEObject Type="Embed" ProgID="Equation.DSMT4" ShapeID="_x0000_i1238" DrawAspect="Content" ObjectID="_1651306023" r:id="rId361"/>
        </w:object>
      </w:r>
      <w:r w:rsidRPr="00433AC9">
        <w:rPr>
          <w:rFonts w:eastAsiaTheme="minorEastAsia"/>
          <w:sz w:val="24"/>
        </w:rPr>
        <w:t>，将风阻二次项、加速度波动、车辆载重变化、未建模动态等统一作为未知扰动项</w:t>
      </w:r>
      <w:r w:rsidRPr="00433AC9">
        <w:rPr>
          <w:rFonts w:eastAsiaTheme="minorEastAsia"/>
          <w:position w:val="-12"/>
          <w:sz w:val="24"/>
        </w:rPr>
        <w:object w:dxaOrig="540" w:dyaOrig="360" w14:anchorId="719C26FB">
          <v:shape id="_x0000_i1239" type="#_x0000_t75" style="width:27pt;height:18pt" o:ole="">
            <v:imagedata r:id="rId362" o:title=""/>
          </v:shape>
          <o:OLEObject Type="Embed" ProgID="Equation.DSMT4" ShapeID="_x0000_i1239" DrawAspect="Content" ObjectID="_1651306024" r:id="rId363"/>
        </w:object>
      </w:r>
      <w:r w:rsidRPr="00433AC9">
        <w:rPr>
          <w:rFonts w:eastAsiaTheme="minorEastAsia"/>
          <w:sz w:val="24"/>
        </w:rPr>
        <w:t>，定义扰动上界</w:t>
      </w:r>
      <w:r w:rsidRPr="00433AC9">
        <w:rPr>
          <w:rFonts w:eastAsiaTheme="minorEastAsia"/>
          <w:position w:val="-10"/>
          <w:sz w:val="24"/>
        </w:rPr>
        <w:object w:dxaOrig="240" w:dyaOrig="300" w14:anchorId="0E905C07">
          <v:shape id="_x0000_i1240" type="#_x0000_t75" style="width:12pt;height:15pt" o:ole="">
            <v:imagedata r:id="rId110" o:title=""/>
          </v:shape>
          <o:OLEObject Type="Embed" ProgID="Equation.DSMT4" ShapeID="_x0000_i1240" DrawAspect="Content" ObjectID="_1651306025" r:id="rId364"/>
        </w:object>
      </w:r>
      <w:r w:rsidRPr="00433AC9">
        <w:rPr>
          <w:rFonts w:eastAsiaTheme="minorEastAsia"/>
          <w:sz w:val="24"/>
        </w:rPr>
        <w:t>，满足</w:t>
      </w:r>
      <w:r w:rsidRPr="00433AC9">
        <w:rPr>
          <w:rFonts w:eastAsiaTheme="minorEastAsia"/>
          <w:position w:val="-10"/>
          <w:sz w:val="24"/>
        </w:rPr>
        <w:object w:dxaOrig="840" w:dyaOrig="300" w14:anchorId="5327414C">
          <v:shape id="_x0000_i1241" type="#_x0000_t75" style="width:42pt;height:15pt" o:ole="">
            <v:imagedata r:id="rId191" o:title=""/>
          </v:shape>
          <o:OLEObject Type="Embed" ProgID="Equation.DSMT4" ShapeID="_x0000_i1241" DrawAspect="Content" ObjectID="_1651306026" r:id="rId365"/>
        </w:object>
      </w:r>
      <w:r w:rsidRPr="00433AC9">
        <w:rPr>
          <w:rFonts w:eastAsiaTheme="minorEastAsia"/>
          <w:sz w:val="24"/>
        </w:rPr>
        <w:t>。</w:t>
      </w:r>
    </w:p>
    <w:p w14:paraId="7FF8F061"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而后，根据车辆非线性动力学模型（</w:t>
      </w:r>
      <w:r w:rsidRPr="00433AC9">
        <w:rPr>
          <w:rFonts w:eastAsiaTheme="minorEastAsia"/>
          <w:sz w:val="24"/>
        </w:rPr>
        <w:t>9</w:t>
      </w:r>
      <w:r w:rsidRPr="00433AC9">
        <w:rPr>
          <w:rFonts w:eastAsiaTheme="minorEastAsia"/>
          <w:sz w:val="24"/>
        </w:rPr>
        <w:t>）重新描述车辆非线性动力学模型如下：</w:t>
      </w:r>
    </w:p>
    <w:p w14:paraId="0C2AB10D"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42"/>
          <w:sz w:val="24"/>
        </w:rPr>
        <w:object w:dxaOrig="2620" w:dyaOrig="940" w14:anchorId="2400E8C3">
          <v:shape id="_x0000_i1242" type="#_x0000_t75" style="width:131.65pt;height:46.9pt" o:ole="">
            <v:imagedata r:id="rId366" o:title=""/>
          </v:shape>
          <o:OLEObject Type="Embed" ProgID="Equation.DSMT4" ShapeID="_x0000_i1242" DrawAspect="Content" ObjectID="_1651306027" r:id="rId367"/>
        </w:object>
      </w:r>
      <w:r w:rsidRPr="00433AC9">
        <w:rPr>
          <w:rFonts w:eastAsiaTheme="minorEastAsia"/>
          <w:sz w:val="24"/>
        </w:rPr>
        <w:t xml:space="preserve">                        (10)</w:t>
      </w:r>
    </w:p>
    <w:p w14:paraId="5CD70448"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26"/>
          <w:sz w:val="24"/>
        </w:rPr>
        <w:object w:dxaOrig="780" w:dyaOrig="600" w14:anchorId="51EE46BF">
          <v:shape id="_x0000_i1243" type="#_x0000_t75" style="width:39pt;height:30pt" o:ole="">
            <v:imagedata r:id="rId368" o:title=""/>
          </v:shape>
          <o:OLEObject Type="Embed" ProgID="Equation.DSMT4" ShapeID="_x0000_i1243" DrawAspect="Content" ObjectID="_1651306028" r:id="rId369"/>
        </w:object>
      </w:r>
      <w:r w:rsidRPr="00433AC9">
        <w:rPr>
          <w:rFonts w:eastAsiaTheme="minorEastAsia"/>
          <w:sz w:val="24"/>
        </w:rPr>
        <w:t>，</w:t>
      </w:r>
      <w:r w:rsidRPr="00433AC9">
        <w:rPr>
          <w:rFonts w:eastAsiaTheme="minorEastAsia"/>
          <w:position w:val="-12"/>
          <w:sz w:val="24"/>
        </w:rPr>
        <w:object w:dxaOrig="2480" w:dyaOrig="320" w14:anchorId="3D1CF949">
          <v:shape id="_x0000_i1244" type="#_x0000_t75" style="width:124.5pt;height:15.4pt" o:ole="">
            <v:imagedata r:id="rId370" o:title=""/>
          </v:shape>
          <o:OLEObject Type="Embed" ProgID="Equation.DSMT4" ShapeID="_x0000_i1244" DrawAspect="Content" ObjectID="_1651306029" r:id="rId371"/>
        </w:object>
      </w:r>
      <w:r w:rsidRPr="00433AC9">
        <w:rPr>
          <w:rFonts w:eastAsiaTheme="minorEastAsia"/>
          <w:sz w:val="24"/>
        </w:rPr>
        <w:t>。</w:t>
      </w:r>
    </w:p>
    <w:p w14:paraId="3FCC1FB7"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所述步骤</w:t>
      </w:r>
      <w:r w:rsidRPr="00433AC9">
        <w:rPr>
          <w:rFonts w:eastAsiaTheme="minorEastAsia"/>
          <w:sz w:val="24"/>
        </w:rPr>
        <w:t>5</w:t>
      </w:r>
      <w:r w:rsidRPr="00433AC9">
        <w:rPr>
          <w:rFonts w:eastAsiaTheme="minorEastAsia"/>
          <w:sz w:val="24"/>
        </w:rPr>
        <w:t>）的具体步骤如下：</w:t>
      </w:r>
    </w:p>
    <w:p w14:paraId="14E975FE"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1</w:t>
      </w:r>
      <w:r w:rsidRPr="00433AC9">
        <w:rPr>
          <w:rFonts w:eastAsiaTheme="minorEastAsia"/>
          <w:sz w:val="24"/>
        </w:rPr>
        <w:t>）根据车辆非线性动力学模型（</w:t>
      </w:r>
      <w:r w:rsidRPr="00433AC9">
        <w:rPr>
          <w:rFonts w:eastAsiaTheme="minorEastAsia"/>
          <w:sz w:val="24"/>
        </w:rPr>
        <w:t>10</w:t>
      </w:r>
      <w:r w:rsidRPr="00433AC9">
        <w:rPr>
          <w:rFonts w:eastAsiaTheme="minorEastAsia"/>
          <w:sz w:val="24"/>
        </w:rPr>
        <w:t>）建立车辆纵向速度控制系统的开环误差模型，具体过程如下：</w:t>
      </w:r>
    </w:p>
    <w:p w14:paraId="5B6041D3"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首先，取速度误差</w:t>
      </w:r>
      <w:r w:rsidRPr="00433AC9">
        <w:rPr>
          <w:rFonts w:eastAsiaTheme="minorEastAsia"/>
          <w:position w:val="-12"/>
          <w:sz w:val="24"/>
        </w:rPr>
        <w:object w:dxaOrig="1620" w:dyaOrig="320" w14:anchorId="1B942E94">
          <v:shape id="_x0000_i1245" type="#_x0000_t75" style="width:81pt;height:15pt" o:ole="">
            <v:imagedata r:id="rId372" o:title=""/>
          </v:shape>
          <o:OLEObject Type="Embed" ProgID="Equation.DSMT4" ShapeID="_x0000_i1245" DrawAspect="Content" ObjectID="_1651306030" r:id="rId373"/>
        </w:object>
      </w:r>
      <w:r w:rsidRPr="00433AC9">
        <w:rPr>
          <w:rFonts w:eastAsiaTheme="minorEastAsia"/>
          <w:sz w:val="24"/>
        </w:rPr>
        <w:t>，其中，</w:t>
      </w:r>
      <w:r w:rsidRPr="00433AC9">
        <w:rPr>
          <w:rFonts w:eastAsiaTheme="minorEastAsia"/>
          <w:position w:val="-10"/>
          <w:sz w:val="24"/>
        </w:rPr>
        <w:object w:dxaOrig="420" w:dyaOrig="300" w14:anchorId="1ECB9B11">
          <v:shape id="_x0000_i1246" type="#_x0000_t75" style="width:20.65pt;height:15pt" o:ole="">
            <v:imagedata r:id="rId374" o:title=""/>
          </v:shape>
          <o:OLEObject Type="Embed" ProgID="Equation.DSMT4" ShapeID="_x0000_i1246" DrawAspect="Content" ObjectID="_1651306031" r:id="rId375"/>
        </w:object>
      </w:r>
      <w:r w:rsidRPr="00433AC9">
        <w:rPr>
          <w:rFonts w:eastAsiaTheme="minorEastAsia"/>
          <w:sz w:val="24"/>
        </w:rPr>
        <w:t>为实际纵向速度，</w:t>
      </w:r>
      <w:r w:rsidRPr="00433AC9">
        <w:rPr>
          <w:rFonts w:eastAsiaTheme="minorEastAsia"/>
          <w:position w:val="-12"/>
          <w:sz w:val="24"/>
        </w:rPr>
        <w:object w:dxaOrig="540" w:dyaOrig="320" w14:anchorId="0408909B">
          <v:shape id="_x0000_i1247" type="#_x0000_t75" style="width:27pt;height:15pt" o:ole="">
            <v:imagedata r:id="rId376" o:title=""/>
          </v:shape>
          <o:OLEObject Type="Embed" ProgID="Equation.DSMT4" ShapeID="_x0000_i1247" DrawAspect="Content" ObjectID="_1651306032" r:id="rId377"/>
        </w:object>
      </w:r>
      <w:r w:rsidRPr="00433AC9">
        <w:rPr>
          <w:rFonts w:eastAsiaTheme="minorEastAsia"/>
          <w:sz w:val="24"/>
        </w:rPr>
        <w:t>表示期望车速，跟随车的期望车速可以根据上层间距保持控制器（</w:t>
      </w:r>
      <w:r w:rsidRPr="00433AC9">
        <w:rPr>
          <w:rFonts w:eastAsiaTheme="minorEastAsia"/>
          <w:sz w:val="24"/>
        </w:rPr>
        <w:t>8</w:t>
      </w:r>
      <w:r w:rsidRPr="00433AC9">
        <w:rPr>
          <w:rFonts w:eastAsiaTheme="minorEastAsia"/>
          <w:sz w:val="24"/>
        </w:rPr>
        <w:t>）计算得到。领航车的期望车速由速度</w:t>
      </w:r>
      <w:proofErr w:type="gramStart"/>
      <w:r w:rsidRPr="00433AC9">
        <w:rPr>
          <w:rFonts w:eastAsiaTheme="minorEastAsia"/>
          <w:sz w:val="24"/>
        </w:rPr>
        <w:t>规划器</w:t>
      </w:r>
      <w:proofErr w:type="gramEnd"/>
      <w:r w:rsidRPr="00433AC9">
        <w:rPr>
          <w:rFonts w:eastAsiaTheme="minorEastAsia"/>
          <w:sz w:val="24"/>
        </w:rPr>
        <w:t>给出，该部分不在本专利的权利要求范围内。</w:t>
      </w:r>
    </w:p>
    <w:p w14:paraId="16CA3078"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而后，对速度误差求导得</w:t>
      </w:r>
      <w:r w:rsidRPr="00433AC9">
        <w:rPr>
          <w:rFonts w:eastAsiaTheme="minorEastAsia"/>
          <w:position w:val="-12"/>
          <w:sz w:val="24"/>
        </w:rPr>
        <w:object w:dxaOrig="1620" w:dyaOrig="320" w14:anchorId="57A02AFA">
          <v:shape id="_x0000_i1248" type="#_x0000_t75" style="width:81pt;height:15pt" o:ole="">
            <v:imagedata r:id="rId378" o:title=""/>
          </v:shape>
          <o:OLEObject Type="Embed" ProgID="Equation.DSMT4" ShapeID="_x0000_i1248" DrawAspect="Content" ObjectID="_1651306033" r:id="rId379"/>
        </w:object>
      </w:r>
      <w:r w:rsidRPr="00433AC9">
        <w:rPr>
          <w:rFonts w:eastAsiaTheme="minorEastAsia"/>
          <w:sz w:val="24"/>
        </w:rPr>
        <w:t>，将车辆非线性动力学模型（</w:t>
      </w:r>
      <w:r w:rsidRPr="00433AC9">
        <w:rPr>
          <w:rFonts w:eastAsiaTheme="minorEastAsia"/>
          <w:sz w:val="24"/>
        </w:rPr>
        <w:t>10</w:t>
      </w:r>
      <w:r w:rsidRPr="00433AC9">
        <w:rPr>
          <w:rFonts w:eastAsiaTheme="minorEastAsia"/>
          <w:sz w:val="24"/>
        </w:rPr>
        <w:t>）代入</w:t>
      </w:r>
      <w:r w:rsidRPr="00433AC9">
        <w:rPr>
          <w:rFonts w:eastAsiaTheme="minorEastAsia"/>
          <w:position w:val="-12"/>
          <w:sz w:val="24"/>
        </w:rPr>
        <w:object w:dxaOrig="1620" w:dyaOrig="320" w14:anchorId="369D9A27">
          <v:shape id="_x0000_i1249" type="#_x0000_t75" style="width:81pt;height:15pt" o:ole="">
            <v:imagedata r:id="rId378" o:title=""/>
          </v:shape>
          <o:OLEObject Type="Embed" ProgID="Equation.DSMT4" ShapeID="_x0000_i1249" DrawAspect="Content" ObjectID="_1651306034" r:id="rId380"/>
        </w:object>
      </w:r>
      <w:r w:rsidRPr="00433AC9">
        <w:rPr>
          <w:rFonts w:eastAsiaTheme="minorEastAsia"/>
          <w:sz w:val="24"/>
        </w:rPr>
        <w:t>，得到车辆纵向速度控制系统的开环误差模型如下：</w:t>
      </w:r>
      <w:r w:rsidRPr="00433AC9">
        <w:rPr>
          <w:rFonts w:eastAsiaTheme="minorEastAsia"/>
          <w:sz w:val="24"/>
        </w:rPr>
        <w:t xml:space="preserve"> </w:t>
      </w:r>
    </w:p>
    <w:p w14:paraId="65B225E3" w14:textId="77777777" w:rsidR="00295418" w:rsidRPr="00433AC9" w:rsidRDefault="00295418" w:rsidP="00433AC9">
      <w:pPr>
        <w:spacing w:line="360" w:lineRule="auto"/>
        <w:jc w:val="right"/>
        <w:rPr>
          <w:rFonts w:eastAsiaTheme="minorEastAsia"/>
          <w:sz w:val="24"/>
        </w:rPr>
      </w:pPr>
      <w:r w:rsidRPr="00433AC9">
        <w:rPr>
          <w:rFonts w:eastAsiaTheme="minorEastAsia"/>
          <w:position w:val="-12"/>
          <w:sz w:val="24"/>
        </w:rPr>
        <w:object w:dxaOrig="2940" w:dyaOrig="320" w14:anchorId="572FA222">
          <v:shape id="_x0000_i1250" type="#_x0000_t75" style="width:147pt;height:15pt" o:ole="">
            <v:imagedata r:id="rId381" o:title=""/>
          </v:shape>
          <o:OLEObject Type="Embed" ProgID="Equation.DSMT4" ShapeID="_x0000_i1250" DrawAspect="Content" ObjectID="_1651306035" r:id="rId382"/>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11</w:t>
      </w:r>
      <w:r w:rsidRPr="00433AC9">
        <w:rPr>
          <w:rFonts w:eastAsiaTheme="minorEastAsia"/>
          <w:sz w:val="24"/>
        </w:rPr>
        <w:t>）</w:t>
      </w:r>
    </w:p>
    <w:p w14:paraId="7E645B70" w14:textId="77777777" w:rsidR="00295418" w:rsidRPr="00433AC9" w:rsidRDefault="00295418" w:rsidP="00433AC9">
      <w:pPr>
        <w:spacing w:line="360" w:lineRule="auto"/>
        <w:ind w:right="960"/>
        <w:jc w:val="left"/>
        <w:rPr>
          <w:rFonts w:eastAsiaTheme="minorEastAsia"/>
          <w:sz w:val="24"/>
        </w:rPr>
      </w:pPr>
      <w:r w:rsidRPr="00433AC9">
        <w:rPr>
          <w:rFonts w:eastAsiaTheme="minorEastAsia"/>
          <w:sz w:val="24"/>
        </w:rPr>
        <w:t>（</w:t>
      </w:r>
      <w:r w:rsidRPr="00433AC9">
        <w:rPr>
          <w:rFonts w:eastAsiaTheme="minorEastAsia"/>
          <w:sz w:val="24"/>
        </w:rPr>
        <w:t>2</w:t>
      </w:r>
      <w:r w:rsidRPr="00433AC9">
        <w:rPr>
          <w:rFonts w:eastAsiaTheme="minorEastAsia"/>
          <w:sz w:val="24"/>
        </w:rPr>
        <w:t>）基于确定性等价原则设计如下形式的控制率</w:t>
      </w:r>
    </w:p>
    <w:p w14:paraId="6B14E00E" w14:textId="77777777" w:rsidR="00295418" w:rsidRPr="00433AC9" w:rsidRDefault="00295418" w:rsidP="00433AC9">
      <w:pPr>
        <w:spacing w:line="360" w:lineRule="auto"/>
        <w:jc w:val="right"/>
        <w:rPr>
          <w:rFonts w:eastAsiaTheme="minorEastAsia"/>
          <w:sz w:val="24"/>
        </w:rPr>
      </w:pPr>
      <w:r w:rsidRPr="00433AC9">
        <w:rPr>
          <w:rFonts w:eastAsiaTheme="minorEastAsia"/>
          <w:position w:val="-26"/>
          <w:sz w:val="24"/>
        </w:rPr>
        <w:object w:dxaOrig="3800" w:dyaOrig="600" w14:anchorId="596BD5A1">
          <v:shape id="_x0000_i1251" type="#_x0000_t75" style="width:190.5pt;height:30pt" o:ole="">
            <v:imagedata r:id="rId383" o:title=""/>
          </v:shape>
          <o:OLEObject Type="Embed" ProgID="Equation.DSMT4" ShapeID="_x0000_i1251" DrawAspect="Content" ObjectID="_1651306036" r:id="rId384"/>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12</w:t>
      </w:r>
      <w:r w:rsidRPr="00433AC9">
        <w:rPr>
          <w:rFonts w:eastAsiaTheme="minorEastAsia"/>
          <w:sz w:val="24"/>
        </w:rPr>
        <w:t>）</w:t>
      </w:r>
    </w:p>
    <w:p w14:paraId="1AE46968" w14:textId="2FABBE74"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所述确定性等价原则是指将估计值作为真实</w:t>
      </w:r>
      <w:proofErr w:type="gramStart"/>
      <w:r w:rsidRPr="00433AC9">
        <w:rPr>
          <w:rFonts w:eastAsiaTheme="minorEastAsia"/>
          <w:sz w:val="24"/>
        </w:rPr>
        <w:t>值应用</w:t>
      </w:r>
      <w:proofErr w:type="gramEnd"/>
      <w:r w:rsidRPr="00433AC9">
        <w:rPr>
          <w:rFonts w:eastAsiaTheme="minorEastAsia"/>
          <w:sz w:val="24"/>
        </w:rPr>
        <w:t>在控制规律中，即在设计中没有考虑估计的不确定性。其中，</w:t>
      </w:r>
      <w:r w:rsidRPr="00433AC9">
        <w:rPr>
          <w:rFonts w:eastAsiaTheme="minorEastAsia"/>
          <w:position w:val="-10"/>
          <w:sz w:val="24"/>
        </w:rPr>
        <w:object w:dxaOrig="460" w:dyaOrig="320" w14:anchorId="18EF752E">
          <v:shape id="_x0000_i1252" type="#_x0000_t75" style="width:22.5pt;height:15.4pt" o:ole="">
            <v:imagedata r:id="rId385" o:title=""/>
          </v:shape>
          <o:OLEObject Type="Embed" ProgID="Equation.DSMT4" ShapeID="_x0000_i1252" DrawAspect="Content" ObjectID="_1651306037" r:id="rId386"/>
        </w:object>
      </w:r>
      <w:r w:rsidRPr="00433AC9">
        <w:rPr>
          <w:rFonts w:eastAsiaTheme="minorEastAsia"/>
          <w:sz w:val="24"/>
        </w:rPr>
        <w:t>表示扰动</w:t>
      </w:r>
      <w:r w:rsidRPr="00433AC9">
        <w:rPr>
          <w:rFonts w:eastAsiaTheme="minorEastAsia"/>
          <w:position w:val="-10"/>
          <w:sz w:val="24"/>
        </w:rPr>
        <w:object w:dxaOrig="460" w:dyaOrig="300" w14:anchorId="356F2A92">
          <v:shape id="_x0000_i1253" type="#_x0000_t75" style="width:22.5pt;height:15pt" o:ole="">
            <v:imagedata r:id="rId387" o:title=""/>
          </v:shape>
          <o:OLEObject Type="Embed" ProgID="Equation.DSMT4" ShapeID="_x0000_i1253" DrawAspect="Content" ObjectID="_1651306038" r:id="rId388"/>
        </w:object>
      </w:r>
      <w:r w:rsidRPr="00433AC9">
        <w:rPr>
          <w:rFonts w:eastAsiaTheme="minorEastAsia"/>
          <w:sz w:val="24"/>
        </w:rPr>
        <w:t>上界</w:t>
      </w:r>
      <w:r w:rsidRPr="00433AC9">
        <w:rPr>
          <w:rFonts w:eastAsiaTheme="minorEastAsia"/>
          <w:position w:val="-10"/>
          <w:sz w:val="24"/>
        </w:rPr>
        <w:object w:dxaOrig="240" w:dyaOrig="300" w14:anchorId="04C0FA1C">
          <v:shape id="_x0000_i1254" type="#_x0000_t75" style="width:12pt;height:15pt" o:ole="">
            <v:imagedata r:id="rId389" o:title=""/>
          </v:shape>
          <o:OLEObject Type="Embed" ProgID="Equation.DSMT4" ShapeID="_x0000_i1254" DrawAspect="Content" ObjectID="_1651306039" r:id="rId390"/>
        </w:object>
      </w:r>
      <w:r w:rsidRPr="00433AC9">
        <w:rPr>
          <w:rFonts w:eastAsiaTheme="minorEastAsia"/>
          <w:sz w:val="24"/>
        </w:rPr>
        <w:t>的估计值，</w:t>
      </w:r>
      <w:r w:rsidRPr="00433AC9">
        <w:rPr>
          <w:rFonts w:eastAsiaTheme="minorEastAsia"/>
          <w:position w:val="-10"/>
          <w:sz w:val="24"/>
        </w:rPr>
        <w:object w:dxaOrig="260" w:dyaOrig="300" w14:anchorId="7A47BA31">
          <v:shape id="_x0000_i1255" type="#_x0000_t75" style="width:12.4pt;height:15pt" o:ole="">
            <v:imagedata r:id="rId391" o:title=""/>
          </v:shape>
          <o:OLEObject Type="Embed" ProgID="Equation.DSMT4" ShapeID="_x0000_i1255" DrawAspect="Content" ObjectID="_1651306040" r:id="rId392"/>
        </w:object>
      </w:r>
      <w:r w:rsidRPr="00433AC9">
        <w:rPr>
          <w:rFonts w:eastAsiaTheme="minorEastAsia"/>
          <w:sz w:val="24"/>
        </w:rPr>
        <w:t>表示反馈增益，需要采用</w:t>
      </w:r>
      <w:proofErr w:type="gramStart"/>
      <w:r w:rsidRPr="00E45D08">
        <w:rPr>
          <w:rFonts w:eastAsiaTheme="minorEastAsia"/>
          <w:sz w:val="24"/>
        </w:rPr>
        <w:t>试凑法调参</w:t>
      </w:r>
      <w:proofErr w:type="gramEnd"/>
      <w:ins w:id="167" w:author="TR" w:date="2019-10-30T10:35:00Z">
        <w:r w:rsidR="004B41FC">
          <w:rPr>
            <w:rFonts w:eastAsiaTheme="minorEastAsia" w:hint="eastAsia"/>
            <w:sz w:val="24"/>
          </w:rPr>
          <w:t>，本实例中</w:t>
        </w:r>
      </w:ins>
      <w:ins w:id="168" w:author="TR" w:date="2019-10-30T10:35:00Z">
        <w:r w:rsidR="00D9260A" w:rsidRPr="00433AC9">
          <w:rPr>
            <w:rFonts w:eastAsiaTheme="minorEastAsia"/>
            <w:position w:val="-10"/>
            <w:sz w:val="24"/>
          </w:rPr>
          <w:object w:dxaOrig="2480" w:dyaOrig="300" w14:anchorId="4D7189E8">
            <v:shape id="_x0000_i1256" type="#_x0000_t75" style="width:121.5pt;height:15pt" o:ole="">
              <v:imagedata r:id="rId393" o:title=""/>
            </v:shape>
            <o:OLEObject Type="Embed" ProgID="Equation.DSMT4" ShapeID="_x0000_i1256" DrawAspect="Content" ObjectID="_1651306041" r:id="rId394"/>
          </w:object>
        </w:r>
      </w:ins>
      <w:r w:rsidRPr="00E45D08">
        <w:rPr>
          <w:rFonts w:eastAsiaTheme="minorEastAsia"/>
          <w:sz w:val="24"/>
        </w:rPr>
        <w:t>。</w:t>
      </w:r>
      <w:commentRangeStart w:id="169"/>
      <w:ins w:id="170" w:author="TR" w:date="2019-10-30T09:52:00Z">
        <w:r w:rsidR="00861AA9" w:rsidRPr="00861AA9">
          <w:rPr>
            <w:rFonts w:hint="eastAsia"/>
            <w:sz w:val="24"/>
            <w:rPrChange w:id="171" w:author="TR" w:date="2019-10-30T09:53:00Z">
              <w:rPr>
                <w:rFonts w:hint="eastAsia"/>
              </w:rPr>
            </w:rPrChange>
          </w:rPr>
          <w:t>所述</w:t>
        </w:r>
        <w:r w:rsidR="00861AA9" w:rsidRPr="00861AA9">
          <w:rPr>
            <w:rFonts w:eastAsiaTheme="minorEastAsia" w:hint="eastAsia"/>
            <w:sz w:val="24"/>
            <w:rPrChange w:id="172" w:author="TR" w:date="2019-10-30T09:53:00Z">
              <w:rPr>
                <w:rFonts w:eastAsiaTheme="minorEastAsia" w:hint="eastAsia"/>
              </w:rPr>
            </w:rPrChange>
          </w:rPr>
          <w:t>车辆纵向速度控制系统在实际应用为离散系统且考虑了加速度波动，采用差分信号替代微分，得到</w:t>
        </w:r>
      </w:ins>
      <w:ins w:id="173" w:author="TR" w:date="2019-10-30T09:52:00Z">
        <w:r w:rsidR="001C6386" w:rsidRPr="00610F13">
          <w:rPr>
            <w:position w:val="-12"/>
            <w:sz w:val="24"/>
          </w:rPr>
          <w:object w:dxaOrig="2380" w:dyaOrig="320" w14:anchorId="66A72007">
            <v:shape id="_x0000_i1257" type="#_x0000_t75" style="width:118.9pt;height:16.5pt" o:ole="">
              <v:imagedata r:id="rId395" o:title=""/>
            </v:shape>
            <o:OLEObject Type="Embed" ProgID="Equation.DSMT4" ShapeID="_x0000_i1257" DrawAspect="Content" ObjectID="_1651306042" r:id="rId396"/>
          </w:object>
        </w:r>
      </w:ins>
      <w:ins w:id="174" w:author="TR" w:date="2019-10-30T09:52:00Z">
        <w:r w:rsidR="00861AA9" w:rsidRPr="00861AA9">
          <w:rPr>
            <w:rFonts w:hint="eastAsia"/>
            <w:sz w:val="24"/>
            <w:rPrChange w:id="175" w:author="TR" w:date="2019-10-30T09:53:00Z">
              <w:rPr>
                <w:rFonts w:hint="eastAsia"/>
              </w:rPr>
            </w:rPrChange>
          </w:rPr>
          <w:t>，</w:t>
        </w:r>
      </w:ins>
      <w:ins w:id="176" w:author="TR" w:date="2019-10-30T09:52:00Z">
        <w:r w:rsidR="00FF00B7" w:rsidRPr="00610F13">
          <w:rPr>
            <w:position w:val="-6"/>
            <w:sz w:val="24"/>
          </w:rPr>
          <w:object w:dxaOrig="740" w:dyaOrig="240" w14:anchorId="348498D1">
            <v:shape id="_x0000_i1258" type="#_x0000_t75" style="width:36.4pt;height:12pt" o:ole="">
              <v:imagedata r:id="rId397" o:title=""/>
            </v:shape>
            <o:OLEObject Type="Embed" ProgID="Equation.DSMT4" ShapeID="_x0000_i1258" DrawAspect="Content" ObjectID="_1651306043" r:id="rId398"/>
          </w:object>
        </w:r>
      </w:ins>
      <w:ins w:id="177" w:author="TR" w:date="2019-10-30T09:52:00Z">
        <w:r w:rsidR="00861AA9" w:rsidRPr="00861AA9">
          <w:rPr>
            <w:rFonts w:hint="eastAsia"/>
            <w:sz w:val="24"/>
            <w:rPrChange w:id="178" w:author="TR" w:date="2019-10-30T09:53:00Z">
              <w:rPr>
                <w:rFonts w:hint="eastAsia"/>
              </w:rPr>
            </w:rPrChange>
          </w:rPr>
          <w:t>为控制周期。</w:t>
        </w:r>
      </w:ins>
      <w:commentRangeEnd w:id="169"/>
      <w:ins w:id="179" w:author="TR" w:date="2019-10-30T09:53:00Z">
        <w:r w:rsidR="001C6386">
          <w:rPr>
            <w:rStyle w:val="aa"/>
          </w:rPr>
          <w:commentReference w:id="169"/>
        </w:r>
      </w:ins>
      <w:proofErr w:type="gramStart"/>
      <w:r w:rsidRPr="00E45D08">
        <w:rPr>
          <w:rFonts w:eastAsiaTheme="minorEastAsia"/>
          <w:sz w:val="24"/>
        </w:rPr>
        <w:t>该控制</w:t>
      </w:r>
      <w:proofErr w:type="gramEnd"/>
      <w:r w:rsidRPr="00E45D08">
        <w:rPr>
          <w:rFonts w:eastAsiaTheme="minorEastAsia"/>
          <w:sz w:val="24"/>
        </w:rPr>
        <w:t>率分成两部分</w:t>
      </w:r>
      <w:r w:rsidRPr="00861AA9">
        <w:rPr>
          <w:rFonts w:eastAsiaTheme="minorEastAsia" w:hint="eastAsia"/>
          <w:sz w:val="24"/>
        </w:rPr>
        <w:t>，前半部分，即</w:t>
      </w:r>
      <w:r w:rsidRPr="00610F13">
        <w:rPr>
          <w:rFonts w:eastAsiaTheme="minorEastAsia"/>
          <w:position w:val="-26"/>
          <w:sz w:val="24"/>
        </w:rPr>
        <w:object w:dxaOrig="2520" w:dyaOrig="600" w14:anchorId="2CBEE895">
          <v:shape id="_x0000_i1259" type="#_x0000_t75" style="width:126pt;height:30pt" o:ole="">
            <v:imagedata r:id="rId399" o:title=""/>
          </v:shape>
          <o:OLEObject Type="Embed" ProgID="Equation.DSMT4" ShapeID="_x0000_i1259" DrawAspect="Content" ObjectID="_1651306044" r:id="rId400"/>
        </w:object>
      </w:r>
      <w:r w:rsidRPr="00E45D08">
        <w:rPr>
          <w:rFonts w:eastAsiaTheme="minorEastAsia"/>
          <w:sz w:val="24"/>
        </w:rPr>
        <w:t>，是前馈信号，用于抵</w:t>
      </w:r>
      <w:r w:rsidRPr="00433AC9">
        <w:rPr>
          <w:rFonts w:eastAsiaTheme="minorEastAsia"/>
          <w:sz w:val="24"/>
        </w:rPr>
        <w:t>消开环误差方程（</w:t>
      </w:r>
      <w:r w:rsidRPr="00433AC9">
        <w:rPr>
          <w:rFonts w:eastAsiaTheme="minorEastAsia"/>
          <w:sz w:val="24"/>
        </w:rPr>
        <w:t>11</w:t>
      </w:r>
      <w:r w:rsidRPr="00433AC9">
        <w:rPr>
          <w:rFonts w:eastAsiaTheme="minorEastAsia"/>
          <w:sz w:val="24"/>
        </w:rPr>
        <w:t>）中除了控制信号以外的系统结构项；后半部分，即</w:t>
      </w:r>
      <w:r w:rsidRPr="00433AC9">
        <w:rPr>
          <w:rFonts w:eastAsiaTheme="minorEastAsia"/>
          <w:position w:val="-26"/>
          <w:sz w:val="24"/>
        </w:rPr>
        <w:object w:dxaOrig="1080" w:dyaOrig="600" w14:anchorId="32ED5C7E">
          <v:shape id="_x0000_i1260" type="#_x0000_t75" style="width:54pt;height:30pt" o:ole="">
            <v:imagedata r:id="rId401" o:title=""/>
          </v:shape>
          <o:OLEObject Type="Embed" ProgID="Equation.DSMT4" ShapeID="_x0000_i1260" DrawAspect="Content" ObjectID="_1651306045" r:id="rId402"/>
        </w:object>
      </w:r>
      <w:r w:rsidRPr="00433AC9">
        <w:rPr>
          <w:rFonts w:eastAsiaTheme="minorEastAsia"/>
          <w:sz w:val="24"/>
        </w:rPr>
        <w:t>，是为了最终稳定（</w:t>
      </w:r>
      <w:r w:rsidRPr="00433AC9">
        <w:rPr>
          <w:rFonts w:eastAsiaTheme="minorEastAsia"/>
          <w:sz w:val="24"/>
        </w:rPr>
        <w:t>11</w:t>
      </w:r>
      <w:r w:rsidRPr="00433AC9">
        <w:rPr>
          <w:rFonts w:eastAsiaTheme="minorEastAsia"/>
          <w:sz w:val="24"/>
        </w:rPr>
        <w:t>）而设计的反馈信号。</w:t>
      </w:r>
    </w:p>
    <w:p w14:paraId="47AC790C"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3</w:t>
      </w:r>
      <w:r w:rsidRPr="00433AC9">
        <w:rPr>
          <w:rFonts w:eastAsiaTheme="minorEastAsia"/>
          <w:sz w:val="24"/>
        </w:rPr>
        <w:t>）基于李亚普诺夫稳定性，设计自适应律在线估计未知扰动</w:t>
      </w:r>
      <w:r w:rsidRPr="00433AC9">
        <w:rPr>
          <w:rFonts w:eastAsiaTheme="minorEastAsia"/>
          <w:position w:val="-10"/>
          <w:sz w:val="24"/>
        </w:rPr>
        <w:object w:dxaOrig="460" w:dyaOrig="300" w14:anchorId="570228BC">
          <v:shape id="_x0000_i1261" type="#_x0000_t75" style="width:22.5pt;height:15pt" o:ole="">
            <v:imagedata r:id="rId403" o:title=""/>
          </v:shape>
          <o:OLEObject Type="Embed" ProgID="Equation.DSMT4" ShapeID="_x0000_i1261" DrawAspect="Content" ObjectID="_1651306046" r:id="rId404"/>
        </w:object>
      </w:r>
      <w:r w:rsidRPr="00433AC9">
        <w:rPr>
          <w:rFonts w:eastAsiaTheme="minorEastAsia"/>
          <w:sz w:val="24"/>
        </w:rPr>
        <w:t>的上界</w:t>
      </w:r>
      <w:r w:rsidRPr="00433AC9">
        <w:rPr>
          <w:rFonts w:eastAsiaTheme="minorEastAsia"/>
          <w:position w:val="-10"/>
          <w:sz w:val="24"/>
        </w:rPr>
        <w:object w:dxaOrig="240" w:dyaOrig="300" w14:anchorId="08E1A1C5">
          <v:shape id="_x0000_i1262" type="#_x0000_t75" style="width:12pt;height:15pt" o:ole="">
            <v:imagedata r:id="rId405" o:title=""/>
          </v:shape>
          <o:OLEObject Type="Embed" ProgID="Equation.DSMT4" ShapeID="_x0000_i1262" DrawAspect="Content" ObjectID="_1651306047" r:id="rId406"/>
        </w:object>
      </w:r>
      <w:r w:rsidRPr="00433AC9">
        <w:rPr>
          <w:rFonts w:eastAsiaTheme="minorEastAsia"/>
          <w:sz w:val="24"/>
        </w:rPr>
        <w:t>，具体过程如下：</w:t>
      </w:r>
    </w:p>
    <w:p w14:paraId="3EAC9907"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首先，综合（</w:t>
      </w:r>
      <w:r w:rsidRPr="00433AC9">
        <w:rPr>
          <w:rFonts w:eastAsiaTheme="minorEastAsia"/>
          <w:sz w:val="24"/>
        </w:rPr>
        <w:t>11</w:t>
      </w:r>
      <w:r w:rsidRPr="00433AC9">
        <w:rPr>
          <w:rFonts w:eastAsiaTheme="minorEastAsia"/>
          <w:sz w:val="24"/>
        </w:rPr>
        <w:t>）、（</w:t>
      </w:r>
      <w:r w:rsidRPr="00433AC9">
        <w:rPr>
          <w:rFonts w:eastAsiaTheme="minorEastAsia"/>
          <w:sz w:val="24"/>
        </w:rPr>
        <w:t>12</w:t>
      </w:r>
      <w:r w:rsidRPr="00433AC9">
        <w:rPr>
          <w:rFonts w:eastAsiaTheme="minorEastAsia"/>
          <w:sz w:val="24"/>
        </w:rPr>
        <w:t>）得到车辆纵向速度控制系统的闭环误差方程如下：</w:t>
      </w:r>
    </w:p>
    <w:p w14:paraId="7E7768F2" w14:textId="77777777" w:rsidR="00295418" w:rsidRPr="00433AC9" w:rsidRDefault="00295418" w:rsidP="00E07D6C">
      <w:pPr>
        <w:spacing w:line="360" w:lineRule="auto"/>
        <w:ind w:left="928" w:firstLineChars="200" w:firstLine="480"/>
        <w:jc w:val="right"/>
        <w:rPr>
          <w:rFonts w:eastAsiaTheme="minorEastAsia"/>
          <w:sz w:val="24"/>
        </w:rPr>
      </w:pPr>
      <w:r w:rsidRPr="00433AC9">
        <w:rPr>
          <w:rFonts w:eastAsiaTheme="minorEastAsia"/>
          <w:position w:val="-10"/>
          <w:sz w:val="24"/>
        </w:rPr>
        <w:object w:dxaOrig="2900" w:dyaOrig="320" w14:anchorId="5307C481">
          <v:shape id="_x0000_i1263" type="#_x0000_t75" style="width:144.75pt;height:15.4pt" o:ole="">
            <v:imagedata r:id="rId407" o:title=""/>
          </v:shape>
          <o:OLEObject Type="Embed" ProgID="Equation.DSMT4" ShapeID="_x0000_i1263" DrawAspect="Content" ObjectID="_1651306048" r:id="rId408"/>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13</w:t>
      </w:r>
      <w:r w:rsidRPr="00433AC9">
        <w:rPr>
          <w:rFonts w:eastAsiaTheme="minorEastAsia"/>
          <w:sz w:val="24"/>
        </w:rPr>
        <w:t>）</w:t>
      </w:r>
    </w:p>
    <w:p w14:paraId="46021016"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而后，定义扰动上界的估计误差为</w:t>
      </w:r>
      <w:r w:rsidRPr="00433AC9">
        <w:rPr>
          <w:rFonts w:eastAsiaTheme="minorEastAsia"/>
          <w:position w:val="-10"/>
          <w:sz w:val="24"/>
        </w:rPr>
        <w:object w:dxaOrig="1460" w:dyaOrig="320" w14:anchorId="6C0A5CB5">
          <v:shape id="_x0000_i1264" type="#_x0000_t75" style="width:73.15pt;height:15.4pt" o:ole="">
            <v:imagedata r:id="rId409" o:title=""/>
          </v:shape>
          <o:OLEObject Type="Embed" ProgID="Equation.DSMT4" ShapeID="_x0000_i1264" DrawAspect="Content" ObjectID="_1651306049" r:id="rId410"/>
        </w:object>
      </w:r>
      <w:r w:rsidRPr="00433AC9">
        <w:rPr>
          <w:rFonts w:eastAsiaTheme="minorEastAsia"/>
          <w:sz w:val="24"/>
        </w:rPr>
        <w:t>，设计李亚普诺夫候选函数如下：</w:t>
      </w:r>
    </w:p>
    <w:p w14:paraId="583005B7" w14:textId="77777777" w:rsidR="00295418" w:rsidRPr="00433AC9" w:rsidRDefault="00295418" w:rsidP="00433AC9">
      <w:pPr>
        <w:spacing w:line="360" w:lineRule="auto"/>
        <w:jc w:val="right"/>
        <w:rPr>
          <w:rFonts w:eastAsiaTheme="minorEastAsia"/>
          <w:sz w:val="24"/>
        </w:rPr>
      </w:pPr>
      <w:r w:rsidRPr="00433AC9">
        <w:rPr>
          <w:rFonts w:eastAsiaTheme="minorEastAsia"/>
          <w:position w:val="-24"/>
          <w:sz w:val="24"/>
        </w:rPr>
        <w:object w:dxaOrig="3100" w:dyaOrig="580" w14:anchorId="64936F68">
          <v:shape id="_x0000_i1265" type="#_x0000_t75" style="width:155.65pt;height:29.65pt" o:ole="">
            <v:imagedata r:id="rId411" o:title=""/>
          </v:shape>
          <o:OLEObject Type="Embed" ProgID="Equation.DSMT4" ShapeID="_x0000_i1265" DrawAspect="Content" ObjectID="_1651306050" r:id="rId412"/>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14</w:t>
      </w:r>
      <w:r w:rsidRPr="00433AC9">
        <w:rPr>
          <w:rFonts w:eastAsiaTheme="minorEastAsia"/>
          <w:sz w:val="24"/>
        </w:rPr>
        <w:t>）</w:t>
      </w:r>
    </w:p>
    <w:p w14:paraId="455822A2"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对李亚普诺夫候选函数（</w:t>
      </w:r>
      <w:r w:rsidRPr="00433AC9">
        <w:rPr>
          <w:rFonts w:eastAsiaTheme="minorEastAsia"/>
          <w:sz w:val="24"/>
        </w:rPr>
        <w:t>14</w:t>
      </w:r>
      <w:r w:rsidRPr="00433AC9">
        <w:rPr>
          <w:rFonts w:eastAsiaTheme="minorEastAsia"/>
          <w:sz w:val="24"/>
        </w:rPr>
        <w:t>）求导得：</w:t>
      </w:r>
    </w:p>
    <w:p w14:paraId="613582EE" w14:textId="77777777" w:rsidR="00295418" w:rsidRPr="00433AC9" w:rsidRDefault="00295418" w:rsidP="00E07D6C">
      <w:pPr>
        <w:spacing w:line="360" w:lineRule="auto"/>
        <w:ind w:left="928" w:firstLineChars="200" w:firstLine="480"/>
        <w:jc w:val="right"/>
        <w:rPr>
          <w:rFonts w:eastAsiaTheme="minorEastAsia"/>
          <w:sz w:val="24"/>
        </w:rPr>
      </w:pPr>
      <w:r w:rsidRPr="00433AC9">
        <w:rPr>
          <w:rFonts w:eastAsiaTheme="minorEastAsia"/>
          <w:position w:val="-82"/>
          <w:sz w:val="24"/>
        </w:rPr>
        <w:object w:dxaOrig="5640" w:dyaOrig="1719" w14:anchorId="0725D91A">
          <v:shape id="_x0000_i1266" type="#_x0000_t75" style="width:282.75pt;height:85.9pt" o:ole="">
            <v:imagedata r:id="rId413" o:title=""/>
          </v:shape>
          <o:OLEObject Type="Embed" ProgID="Equation.DSMT4" ShapeID="_x0000_i1266" DrawAspect="Content" ObjectID="_1651306051" r:id="rId414"/>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15</w:t>
      </w:r>
      <w:r w:rsidRPr="00433AC9">
        <w:rPr>
          <w:rFonts w:eastAsiaTheme="minorEastAsia"/>
          <w:sz w:val="24"/>
        </w:rPr>
        <w:t>）</w:t>
      </w:r>
    </w:p>
    <w:p w14:paraId="5CECDBBF"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取</w:t>
      </w:r>
      <w:r w:rsidRPr="00433AC9">
        <w:rPr>
          <w:rFonts w:eastAsiaTheme="minorEastAsia"/>
          <w:position w:val="-28"/>
          <w:sz w:val="24"/>
        </w:rPr>
        <w:object w:dxaOrig="1560" w:dyaOrig="660" w14:anchorId="520678A3">
          <v:shape id="_x0000_i1267" type="#_x0000_t75" style="width:78pt;height:33pt" o:ole="">
            <v:imagedata r:id="rId120" o:title=""/>
          </v:shape>
          <o:OLEObject Type="Embed" ProgID="Equation.DSMT4" ShapeID="_x0000_i1267" DrawAspect="Content" ObjectID="_1651306052" r:id="rId415"/>
        </w:object>
      </w:r>
      <w:r w:rsidRPr="00433AC9">
        <w:rPr>
          <w:rFonts w:eastAsiaTheme="minorEastAsia"/>
          <w:sz w:val="24"/>
        </w:rPr>
        <w:t>，因此</w:t>
      </w:r>
      <w:r w:rsidRPr="00433AC9">
        <w:rPr>
          <w:rFonts w:eastAsiaTheme="minorEastAsia"/>
          <w:position w:val="-10"/>
          <w:sz w:val="24"/>
        </w:rPr>
        <w:object w:dxaOrig="1840" w:dyaOrig="300" w14:anchorId="5D4ED5E9">
          <v:shape id="_x0000_i1268" type="#_x0000_t75" style="width:91.9pt;height:15pt" o:ole="">
            <v:imagedata r:id="rId416" o:title=""/>
          </v:shape>
          <o:OLEObject Type="Embed" ProgID="Equation.DSMT4" ShapeID="_x0000_i1268" DrawAspect="Content" ObjectID="_1651306053" r:id="rId417"/>
        </w:object>
      </w:r>
      <w:r w:rsidRPr="00433AC9">
        <w:rPr>
          <w:rFonts w:eastAsiaTheme="minorEastAsia"/>
          <w:sz w:val="24"/>
        </w:rPr>
        <w:t>，又因为</w:t>
      </w:r>
      <w:r w:rsidRPr="00433AC9">
        <w:rPr>
          <w:rFonts w:eastAsiaTheme="minorEastAsia"/>
          <w:position w:val="-10"/>
          <w:sz w:val="24"/>
        </w:rPr>
        <w:object w:dxaOrig="240" w:dyaOrig="300" w14:anchorId="34713D89">
          <v:shape id="_x0000_i1269" type="#_x0000_t75" style="width:12pt;height:15pt" o:ole="">
            <v:imagedata r:id="rId112" o:title=""/>
          </v:shape>
          <o:OLEObject Type="Embed" ProgID="Equation.DSMT4" ShapeID="_x0000_i1269" DrawAspect="Content" ObjectID="_1651306054" r:id="rId418"/>
        </w:object>
      </w:r>
      <w:r w:rsidRPr="00433AC9">
        <w:rPr>
          <w:rFonts w:eastAsiaTheme="minorEastAsia"/>
          <w:sz w:val="24"/>
        </w:rPr>
        <w:t>是常数，所以</w:t>
      </w:r>
      <w:r w:rsidRPr="00433AC9">
        <w:rPr>
          <w:rFonts w:eastAsiaTheme="minorEastAsia"/>
          <w:position w:val="-10"/>
          <w:sz w:val="24"/>
        </w:rPr>
        <w:object w:dxaOrig="1280" w:dyaOrig="380" w14:anchorId="77528E34">
          <v:shape id="_x0000_i1270" type="#_x0000_t75" style="width:64.9pt;height:19.5pt" o:ole="">
            <v:imagedata r:id="rId419" o:title=""/>
          </v:shape>
          <o:OLEObject Type="Embed" ProgID="Equation.DSMT4" ShapeID="_x0000_i1270" DrawAspect="Content" ObjectID="_1651306055" r:id="rId420"/>
        </w:object>
      </w:r>
      <w:r w:rsidRPr="00433AC9">
        <w:rPr>
          <w:rFonts w:eastAsiaTheme="minorEastAsia"/>
          <w:sz w:val="24"/>
        </w:rPr>
        <w:t>，代入公式（</w:t>
      </w:r>
      <w:r w:rsidRPr="00433AC9">
        <w:rPr>
          <w:rFonts w:eastAsiaTheme="minorEastAsia"/>
          <w:sz w:val="24"/>
        </w:rPr>
        <w:t>15</w:t>
      </w:r>
      <w:r w:rsidRPr="00433AC9">
        <w:rPr>
          <w:rFonts w:eastAsiaTheme="minorEastAsia"/>
          <w:sz w:val="24"/>
        </w:rPr>
        <w:t>）进一步可得：</w:t>
      </w:r>
    </w:p>
    <w:p w14:paraId="05B70ED3" w14:textId="77777777" w:rsidR="00295418" w:rsidRPr="00433AC9" w:rsidRDefault="00295418" w:rsidP="00E07D6C">
      <w:pPr>
        <w:spacing w:line="360" w:lineRule="auto"/>
        <w:ind w:firstLineChars="600" w:firstLine="1440"/>
        <w:jc w:val="right"/>
        <w:rPr>
          <w:rFonts w:eastAsiaTheme="minorEastAsia"/>
          <w:sz w:val="24"/>
        </w:rPr>
      </w:pPr>
      <w:r w:rsidRPr="00433AC9">
        <w:rPr>
          <w:rFonts w:eastAsiaTheme="minorEastAsia"/>
          <w:position w:val="-110"/>
          <w:sz w:val="24"/>
        </w:rPr>
        <w:object w:dxaOrig="5640" w:dyaOrig="2299" w14:anchorId="35264E23">
          <v:shape id="_x0000_i1271" type="#_x0000_t75" style="width:282.75pt;height:114.4pt" o:ole="">
            <v:imagedata r:id="rId421" o:title=""/>
          </v:shape>
          <o:OLEObject Type="Embed" ProgID="Equation.DSMT4" ShapeID="_x0000_i1271" DrawAspect="Content" ObjectID="_1651306056" r:id="rId422"/>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16</w:t>
      </w:r>
      <w:r w:rsidRPr="00433AC9">
        <w:rPr>
          <w:rFonts w:eastAsiaTheme="minorEastAsia"/>
          <w:sz w:val="24"/>
        </w:rPr>
        <w:t>）</w:t>
      </w:r>
    </w:p>
    <w:p w14:paraId="5AC05F5C"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最后，为确保系统稳定，应满足</w:t>
      </w:r>
      <w:r w:rsidRPr="00433AC9">
        <w:rPr>
          <w:rFonts w:eastAsiaTheme="minorEastAsia"/>
          <w:position w:val="-10"/>
          <w:sz w:val="24"/>
        </w:rPr>
        <w:object w:dxaOrig="1579" w:dyaOrig="320" w14:anchorId="19906843">
          <v:shape id="_x0000_i1272" type="#_x0000_t75" style="width:79.9pt;height:15pt" o:ole="">
            <v:imagedata r:id="rId423" o:title=""/>
          </v:shape>
          <o:OLEObject Type="Embed" ProgID="Equation.DSMT4" ShapeID="_x0000_i1272" DrawAspect="Content" ObjectID="_1651306057" r:id="rId424"/>
        </w:object>
      </w:r>
      <w:r w:rsidRPr="00433AC9">
        <w:rPr>
          <w:rFonts w:eastAsiaTheme="minorEastAsia"/>
          <w:sz w:val="24"/>
        </w:rPr>
        <w:t>，可以令</w:t>
      </w:r>
      <w:r w:rsidRPr="00433AC9">
        <w:rPr>
          <w:rFonts w:eastAsiaTheme="minorEastAsia"/>
          <w:position w:val="-24"/>
          <w:sz w:val="24"/>
        </w:rPr>
        <w:object w:dxaOrig="1700" w:dyaOrig="580" w14:anchorId="53FC9A1F">
          <v:shape id="_x0000_i1273" type="#_x0000_t75" style="width:85.9pt;height:29.65pt" o:ole="">
            <v:imagedata r:id="rId425" o:title=""/>
          </v:shape>
          <o:OLEObject Type="Embed" ProgID="Equation.DSMT4" ShapeID="_x0000_i1273" DrawAspect="Content" ObjectID="_1651306058" r:id="rId426"/>
        </w:object>
      </w:r>
      <w:r w:rsidRPr="00433AC9">
        <w:rPr>
          <w:rFonts w:eastAsiaTheme="minorEastAsia"/>
          <w:sz w:val="24"/>
        </w:rPr>
        <w:t>，得到</w:t>
      </w:r>
      <w:r w:rsidRPr="00433AC9">
        <w:rPr>
          <w:rFonts w:eastAsiaTheme="minorEastAsia"/>
          <w:position w:val="-10"/>
          <w:sz w:val="24"/>
        </w:rPr>
        <w:object w:dxaOrig="460" w:dyaOrig="300" w14:anchorId="1CB1718E">
          <v:shape id="_x0000_i1274" type="#_x0000_t75" style="width:22.5pt;height:15pt" o:ole="">
            <v:imagedata r:id="rId427" o:title=""/>
          </v:shape>
          <o:OLEObject Type="Embed" ProgID="Equation.DSMT4" ShapeID="_x0000_i1274" DrawAspect="Content" ObjectID="_1651306059" r:id="rId428"/>
        </w:object>
      </w:r>
      <w:r w:rsidRPr="00433AC9">
        <w:rPr>
          <w:rFonts w:eastAsiaTheme="minorEastAsia"/>
          <w:sz w:val="24"/>
        </w:rPr>
        <w:t>的更新率如下：</w:t>
      </w:r>
    </w:p>
    <w:p w14:paraId="21173ACB"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10"/>
          <w:sz w:val="24"/>
        </w:rPr>
        <w:object w:dxaOrig="1359" w:dyaOrig="380" w14:anchorId="5E5E0357">
          <v:shape id="_x0000_i1275" type="#_x0000_t75" style="width:67.9pt;height:19.5pt" o:ole="">
            <v:imagedata r:id="rId429" o:title=""/>
          </v:shape>
          <o:OLEObject Type="Embed" ProgID="Equation.DSMT4" ShapeID="_x0000_i1275" DrawAspect="Content" ObjectID="_1651306060" r:id="rId430"/>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17</w:t>
      </w:r>
      <w:r w:rsidRPr="00433AC9">
        <w:rPr>
          <w:rFonts w:eastAsiaTheme="minorEastAsia"/>
          <w:sz w:val="24"/>
        </w:rPr>
        <w:t>）</w:t>
      </w:r>
    </w:p>
    <w:p w14:paraId="13374694" w14:textId="2991859D"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0"/>
          <w:sz w:val="24"/>
        </w:rPr>
        <w:object w:dxaOrig="499" w:dyaOrig="279" w14:anchorId="57B307A1">
          <v:shape id="_x0000_i1276" type="#_x0000_t75" style="width:25.15pt;height:14.65pt" o:ole="">
            <v:imagedata r:id="rId118" o:title=""/>
          </v:shape>
          <o:OLEObject Type="Embed" ProgID="Equation.DSMT4" ShapeID="_x0000_i1276" DrawAspect="Content" ObjectID="_1651306061" r:id="rId431"/>
        </w:object>
      </w:r>
      <w:r w:rsidRPr="00433AC9">
        <w:rPr>
          <w:rFonts w:eastAsiaTheme="minorEastAsia"/>
          <w:sz w:val="24"/>
        </w:rPr>
        <w:t>为常数，表示自适应增益，需要根据不同的系统采用</w:t>
      </w:r>
      <w:proofErr w:type="gramStart"/>
      <w:r w:rsidRPr="00433AC9">
        <w:rPr>
          <w:rFonts w:eastAsiaTheme="minorEastAsia"/>
          <w:sz w:val="24"/>
        </w:rPr>
        <w:t>试凑法调参</w:t>
      </w:r>
      <w:proofErr w:type="gramEnd"/>
      <w:ins w:id="180" w:author="TR" w:date="2019-10-30T10:40:00Z">
        <w:r w:rsidR="00452045">
          <w:rPr>
            <w:rFonts w:eastAsiaTheme="minorEastAsia" w:hint="eastAsia"/>
            <w:sz w:val="24"/>
          </w:rPr>
          <w:t>，本实</w:t>
        </w:r>
        <w:r w:rsidR="00452045">
          <w:rPr>
            <w:rFonts w:eastAsiaTheme="minorEastAsia" w:hint="eastAsia"/>
            <w:sz w:val="24"/>
          </w:rPr>
          <w:lastRenderedPageBreak/>
          <w:t>例中取</w:t>
        </w:r>
      </w:ins>
      <w:ins w:id="181" w:author="TR" w:date="2019-10-30T10:40:00Z">
        <w:r w:rsidR="00D9260A" w:rsidRPr="00156F21">
          <w:rPr>
            <w:position w:val="-10"/>
          </w:rPr>
          <w:object w:dxaOrig="639" w:dyaOrig="279" w14:anchorId="37F74B53">
            <v:shape id="_x0000_i1277" type="#_x0000_t75" style="width:31.5pt;height:13.9pt" o:ole="">
              <v:imagedata r:id="rId432" o:title=""/>
            </v:shape>
            <o:OLEObject Type="Embed" ProgID="Equation.DSMT4" ShapeID="_x0000_i1277" DrawAspect="Content" ObjectID="_1651306062" r:id="rId433"/>
          </w:object>
        </w:r>
      </w:ins>
      <w:r w:rsidRPr="00433AC9">
        <w:rPr>
          <w:rFonts w:eastAsiaTheme="minorEastAsia"/>
          <w:sz w:val="24"/>
        </w:rPr>
        <w:t>。</w:t>
      </w:r>
      <w:r w:rsidRPr="00433AC9">
        <w:rPr>
          <w:rFonts w:eastAsiaTheme="minorEastAsia"/>
          <w:sz w:val="24"/>
        </w:rPr>
        <w:t xml:space="preserve"> </w:t>
      </w:r>
    </w:p>
    <w:p w14:paraId="4A9B6485" w14:textId="77777777" w:rsidR="00295418" w:rsidRPr="00433AC9" w:rsidRDefault="00295418" w:rsidP="00433AC9">
      <w:pPr>
        <w:spacing w:line="360" w:lineRule="auto"/>
        <w:rPr>
          <w:rFonts w:eastAsiaTheme="minorEastAsia"/>
          <w:sz w:val="24"/>
        </w:rPr>
      </w:pPr>
      <w:r w:rsidRPr="00433AC9">
        <w:rPr>
          <w:rFonts w:eastAsiaTheme="minorEastAsia"/>
          <w:sz w:val="24"/>
        </w:rPr>
        <w:t>（</w:t>
      </w:r>
      <w:r w:rsidRPr="00433AC9">
        <w:rPr>
          <w:rFonts w:eastAsiaTheme="minorEastAsia"/>
          <w:sz w:val="24"/>
        </w:rPr>
        <w:t>4</w:t>
      </w:r>
      <w:r w:rsidRPr="00433AC9">
        <w:rPr>
          <w:rFonts w:eastAsiaTheme="minorEastAsia"/>
          <w:sz w:val="24"/>
        </w:rPr>
        <w:t>）综合（</w:t>
      </w:r>
      <w:r w:rsidRPr="00433AC9">
        <w:rPr>
          <w:rFonts w:eastAsiaTheme="minorEastAsia"/>
          <w:sz w:val="24"/>
        </w:rPr>
        <w:t>12</w:t>
      </w:r>
      <w:r w:rsidRPr="00433AC9">
        <w:rPr>
          <w:rFonts w:eastAsiaTheme="minorEastAsia"/>
          <w:sz w:val="24"/>
        </w:rPr>
        <w:t>）、（</w:t>
      </w:r>
      <w:r w:rsidRPr="00433AC9">
        <w:rPr>
          <w:rFonts w:eastAsiaTheme="minorEastAsia"/>
          <w:sz w:val="24"/>
        </w:rPr>
        <w:t>17</w:t>
      </w:r>
      <w:r w:rsidRPr="00433AC9">
        <w:rPr>
          <w:rFonts w:eastAsiaTheme="minorEastAsia"/>
          <w:sz w:val="24"/>
        </w:rPr>
        <w:t>）得到下层速度跟踪控制器的控制率如下：</w:t>
      </w:r>
    </w:p>
    <w:p w14:paraId="466C2A77" w14:textId="77777777" w:rsidR="00295418" w:rsidRPr="00433AC9" w:rsidRDefault="00295418" w:rsidP="00433AC9">
      <w:pPr>
        <w:spacing w:line="360" w:lineRule="auto"/>
        <w:ind w:left="928"/>
        <w:jc w:val="right"/>
        <w:rPr>
          <w:rFonts w:eastAsiaTheme="minorEastAsia"/>
          <w:sz w:val="24"/>
        </w:rPr>
      </w:pPr>
      <w:r w:rsidRPr="00433AC9">
        <w:rPr>
          <w:rFonts w:eastAsiaTheme="minorEastAsia"/>
          <w:position w:val="-76"/>
          <w:sz w:val="24"/>
        </w:rPr>
        <w:object w:dxaOrig="4599" w:dyaOrig="1640" w14:anchorId="0A38A254">
          <v:shape id="_x0000_i1278" type="#_x0000_t75" style="width:230.25pt;height:82.5pt" o:ole="">
            <v:imagedata r:id="rId116" o:title=""/>
          </v:shape>
          <o:OLEObject Type="Embed" ProgID="Equation.DSMT4" ShapeID="_x0000_i1278" DrawAspect="Content" ObjectID="_1651306063" r:id="rId434"/>
        </w:object>
      </w:r>
      <w:r w:rsidRPr="00433AC9">
        <w:rPr>
          <w:rFonts w:eastAsiaTheme="minorEastAsia"/>
          <w:sz w:val="24"/>
        </w:rPr>
        <w:t xml:space="preserve">       </w:t>
      </w:r>
      <w:r w:rsidRPr="00433AC9">
        <w:rPr>
          <w:rFonts w:eastAsiaTheme="minorEastAsia"/>
          <w:sz w:val="24"/>
        </w:rPr>
        <w:t>（</w:t>
      </w:r>
      <w:r w:rsidRPr="00433AC9">
        <w:rPr>
          <w:rFonts w:eastAsiaTheme="minorEastAsia"/>
          <w:sz w:val="24"/>
        </w:rPr>
        <w:t>18</w:t>
      </w:r>
      <w:r w:rsidRPr="00433AC9">
        <w:rPr>
          <w:rFonts w:eastAsiaTheme="minorEastAsia"/>
          <w:sz w:val="24"/>
        </w:rPr>
        <w:t>）</w:t>
      </w:r>
    </w:p>
    <w:p w14:paraId="3EA60381" w14:textId="77777777" w:rsidR="00295418" w:rsidRPr="00433AC9" w:rsidRDefault="00295418" w:rsidP="00E07D6C">
      <w:pPr>
        <w:spacing w:line="360" w:lineRule="auto"/>
        <w:ind w:firstLineChars="200" w:firstLine="480"/>
        <w:rPr>
          <w:rFonts w:eastAsiaTheme="minorEastAsia"/>
          <w:sz w:val="24"/>
        </w:rPr>
      </w:pPr>
      <w:r w:rsidRPr="00433AC9">
        <w:rPr>
          <w:rFonts w:eastAsiaTheme="minorEastAsia"/>
          <w:sz w:val="24"/>
        </w:rPr>
        <w:t>其中，</w:t>
      </w:r>
      <w:r w:rsidRPr="00433AC9">
        <w:rPr>
          <w:rFonts w:eastAsiaTheme="minorEastAsia"/>
          <w:position w:val="-14"/>
          <w:sz w:val="24"/>
        </w:rPr>
        <w:object w:dxaOrig="1420" w:dyaOrig="380" w14:anchorId="39B82724">
          <v:shape id="_x0000_i1279" type="#_x0000_t75" style="width:71.65pt;height:19.5pt" o:ole="">
            <v:imagedata r:id="rId435" o:title=""/>
          </v:shape>
          <o:OLEObject Type="Embed" ProgID="Equation.DSMT4" ShapeID="_x0000_i1279" DrawAspect="Content" ObjectID="_1651306064" r:id="rId436"/>
        </w:object>
      </w:r>
      <w:r w:rsidRPr="00433AC9">
        <w:rPr>
          <w:rFonts w:eastAsiaTheme="minorEastAsia"/>
          <w:sz w:val="24"/>
        </w:rPr>
        <w:t>表示期望加速度，由上层速度</w:t>
      </w:r>
      <w:proofErr w:type="gramStart"/>
      <w:r w:rsidRPr="00433AC9">
        <w:rPr>
          <w:rFonts w:eastAsiaTheme="minorEastAsia"/>
          <w:sz w:val="24"/>
        </w:rPr>
        <w:t>规划器</w:t>
      </w:r>
      <w:proofErr w:type="gramEnd"/>
      <w:r w:rsidRPr="00433AC9">
        <w:rPr>
          <w:rFonts w:eastAsiaTheme="minorEastAsia"/>
          <w:sz w:val="24"/>
        </w:rPr>
        <w:t>给出，不在本专利的权利要求范围内。基于控制率（</w:t>
      </w:r>
      <w:r w:rsidRPr="00433AC9">
        <w:rPr>
          <w:rFonts w:eastAsiaTheme="minorEastAsia"/>
          <w:sz w:val="24"/>
        </w:rPr>
        <w:t>18</w:t>
      </w:r>
      <w:r w:rsidRPr="00433AC9">
        <w:rPr>
          <w:rFonts w:eastAsiaTheme="minorEastAsia"/>
          <w:sz w:val="24"/>
        </w:rPr>
        <w:t>）可以根据期望速度</w:t>
      </w:r>
      <w:r w:rsidRPr="00433AC9">
        <w:rPr>
          <w:rFonts w:eastAsiaTheme="minorEastAsia"/>
          <w:position w:val="-14"/>
          <w:sz w:val="24"/>
        </w:rPr>
        <w:object w:dxaOrig="620" w:dyaOrig="380" w14:anchorId="68C25383">
          <v:shape id="_x0000_i1280" type="#_x0000_t75" style="width:30.4pt;height:19.5pt" o:ole="">
            <v:imagedata r:id="rId437" o:title=""/>
          </v:shape>
          <o:OLEObject Type="Embed" ProgID="Equation.DSMT4" ShapeID="_x0000_i1280" DrawAspect="Content" ObjectID="_1651306065" r:id="rId438"/>
        </w:object>
      </w:r>
      <w:r w:rsidRPr="00433AC9">
        <w:rPr>
          <w:rFonts w:eastAsiaTheme="minorEastAsia"/>
          <w:sz w:val="24"/>
        </w:rPr>
        <w:t>和反馈的实际速度</w:t>
      </w:r>
      <w:r w:rsidRPr="00433AC9">
        <w:rPr>
          <w:rFonts w:eastAsiaTheme="minorEastAsia"/>
          <w:position w:val="-12"/>
          <w:sz w:val="24"/>
        </w:rPr>
        <w:object w:dxaOrig="480" w:dyaOrig="360" w14:anchorId="020AB4B7">
          <v:shape id="_x0000_i1281" type="#_x0000_t75" style="width:24pt;height:18pt" o:ole="">
            <v:imagedata r:id="rId439" o:title=""/>
          </v:shape>
          <o:OLEObject Type="Embed" ProgID="Equation.DSMT4" ShapeID="_x0000_i1281" DrawAspect="Content" ObjectID="_1651306066" r:id="rId440"/>
        </w:object>
      </w:r>
      <w:r w:rsidRPr="00433AC9">
        <w:rPr>
          <w:rFonts w:eastAsiaTheme="minorEastAsia"/>
          <w:sz w:val="24"/>
        </w:rPr>
        <w:t>，计算得到车辆的驱</w:t>
      </w:r>
      <w:r w:rsidRPr="00433AC9">
        <w:rPr>
          <w:rFonts w:eastAsiaTheme="minorEastAsia"/>
          <w:sz w:val="24"/>
        </w:rPr>
        <w:t>/</w:t>
      </w:r>
      <w:r w:rsidRPr="00433AC9">
        <w:rPr>
          <w:rFonts w:eastAsiaTheme="minorEastAsia"/>
          <w:sz w:val="24"/>
        </w:rPr>
        <w:t>制动力矩</w:t>
      </w:r>
      <w:r w:rsidRPr="00433AC9">
        <w:rPr>
          <w:rFonts w:eastAsiaTheme="minorEastAsia"/>
          <w:position w:val="-12"/>
          <w:sz w:val="24"/>
        </w:rPr>
        <w:object w:dxaOrig="480" w:dyaOrig="360" w14:anchorId="6FC38813">
          <v:shape id="_x0000_i1282" type="#_x0000_t75" style="width:24pt;height:18pt" o:ole="">
            <v:imagedata r:id="rId441" o:title=""/>
          </v:shape>
          <o:OLEObject Type="Embed" ProgID="Equation.DSMT4" ShapeID="_x0000_i1282" DrawAspect="Content" ObjectID="_1651306067" r:id="rId442"/>
        </w:object>
      </w:r>
      <w:r w:rsidRPr="00433AC9">
        <w:rPr>
          <w:rFonts w:eastAsiaTheme="minorEastAsia"/>
          <w:sz w:val="24"/>
        </w:rPr>
        <w:t>。</w:t>
      </w:r>
    </w:p>
    <w:p w14:paraId="01E13167" w14:textId="77777777" w:rsidR="00295418" w:rsidRPr="00433AC9" w:rsidRDefault="00295418" w:rsidP="00433AC9">
      <w:pPr>
        <w:spacing w:line="360" w:lineRule="auto"/>
        <w:rPr>
          <w:rFonts w:eastAsiaTheme="minorEastAsia"/>
          <w:sz w:val="24"/>
        </w:rPr>
      </w:pPr>
    </w:p>
    <w:p w14:paraId="3730DF1C" w14:textId="77777777" w:rsidR="008D3AD0" w:rsidRPr="00433AC9" w:rsidRDefault="008D3AD0" w:rsidP="00433AC9">
      <w:pPr>
        <w:spacing w:line="360" w:lineRule="auto"/>
        <w:rPr>
          <w:rFonts w:eastAsiaTheme="minorEastAsia"/>
          <w:sz w:val="24"/>
        </w:rPr>
      </w:pPr>
    </w:p>
    <w:p w14:paraId="68EC12D5" w14:textId="77777777" w:rsidR="008D3AD0" w:rsidRPr="00433AC9" w:rsidRDefault="008D3AD0" w:rsidP="00433AC9">
      <w:pPr>
        <w:spacing w:line="360" w:lineRule="auto"/>
        <w:rPr>
          <w:rFonts w:eastAsiaTheme="minorEastAsia"/>
          <w:sz w:val="24"/>
        </w:rPr>
      </w:pPr>
    </w:p>
    <w:p w14:paraId="439B682B" w14:textId="77777777" w:rsidR="008B47B1" w:rsidRPr="00433AC9" w:rsidRDefault="008B47B1" w:rsidP="00433AC9">
      <w:pPr>
        <w:spacing w:line="360" w:lineRule="auto"/>
        <w:rPr>
          <w:rFonts w:eastAsiaTheme="minorEastAsia"/>
          <w:sz w:val="24"/>
        </w:rPr>
      </w:pPr>
    </w:p>
    <w:p w14:paraId="3BF81DF3" w14:textId="77777777" w:rsidR="008B47B1" w:rsidRPr="00433AC9" w:rsidRDefault="008B47B1" w:rsidP="00433AC9">
      <w:pPr>
        <w:spacing w:line="360" w:lineRule="auto"/>
        <w:rPr>
          <w:rFonts w:eastAsiaTheme="minorEastAsia"/>
          <w:sz w:val="24"/>
        </w:rPr>
      </w:pPr>
    </w:p>
    <w:p w14:paraId="38A1D56F" w14:textId="77777777" w:rsidR="008B47B1" w:rsidRPr="00433AC9" w:rsidRDefault="008B47B1" w:rsidP="00433AC9">
      <w:pPr>
        <w:spacing w:line="360" w:lineRule="auto"/>
        <w:rPr>
          <w:rFonts w:eastAsiaTheme="minorEastAsia"/>
          <w:sz w:val="24"/>
        </w:rPr>
      </w:pPr>
    </w:p>
    <w:p w14:paraId="3385DB37" w14:textId="77777777" w:rsidR="008B47B1" w:rsidRPr="00433AC9" w:rsidRDefault="008B47B1" w:rsidP="00433AC9">
      <w:pPr>
        <w:spacing w:line="360" w:lineRule="auto"/>
        <w:rPr>
          <w:rFonts w:eastAsiaTheme="minorEastAsia"/>
          <w:sz w:val="24"/>
        </w:rPr>
      </w:pPr>
    </w:p>
    <w:p w14:paraId="3137A94B" w14:textId="77777777" w:rsidR="008B47B1" w:rsidRPr="00433AC9" w:rsidRDefault="008B47B1" w:rsidP="00433AC9">
      <w:pPr>
        <w:spacing w:line="360" w:lineRule="auto"/>
        <w:rPr>
          <w:rFonts w:eastAsiaTheme="minorEastAsia"/>
          <w:sz w:val="24"/>
        </w:rPr>
      </w:pPr>
    </w:p>
    <w:p w14:paraId="3F6673B2" w14:textId="77777777" w:rsidR="008B47B1" w:rsidRPr="00433AC9" w:rsidRDefault="008B47B1" w:rsidP="00433AC9">
      <w:pPr>
        <w:spacing w:line="360" w:lineRule="auto"/>
        <w:rPr>
          <w:rFonts w:eastAsiaTheme="minorEastAsia"/>
          <w:sz w:val="24"/>
        </w:rPr>
      </w:pPr>
    </w:p>
    <w:p w14:paraId="58713826" w14:textId="77777777" w:rsidR="008B47B1" w:rsidRPr="00433AC9" w:rsidRDefault="008B47B1" w:rsidP="00433AC9">
      <w:pPr>
        <w:spacing w:line="360" w:lineRule="auto"/>
        <w:rPr>
          <w:rFonts w:eastAsiaTheme="minorEastAsia"/>
          <w:sz w:val="24"/>
        </w:rPr>
      </w:pPr>
    </w:p>
    <w:p w14:paraId="0A83E466" w14:textId="599AEA1A" w:rsidR="008B47B1" w:rsidRPr="00433AC9" w:rsidDel="00E86995" w:rsidRDefault="008B47B1" w:rsidP="00433AC9">
      <w:pPr>
        <w:spacing w:line="360" w:lineRule="auto"/>
        <w:rPr>
          <w:del w:id="182" w:author="TR" w:date="2019-10-30T10:04:00Z"/>
          <w:rFonts w:eastAsiaTheme="minorEastAsia"/>
          <w:sz w:val="24"/>
        </w:rPr>
      </w:pPr>
    </w:p>
    <w:p w14:paraId="00DDC153" w14:textId="2713CF26" w:rsidR="008B47B1" w:rsidRPr="00433AC9" w:rsidDel="00E86995" w:rsidRDefault="008B47B1" w:rsidP="00433AC9">
      <w:pPr>
        <w:spacing w:line="360" w:lineRule="auto"/>
        <w:rPr>
          <w:del w:id="183" w:author="TR" w:date="2019-10-30T10:04:00Z"/>
          <w:rFonts w:eastAsiaTheme="minorEastAsia"/>
          <w:sz w:val="24"/>
        </w:rPr>
      </w:pPr>
    </w:p>
    <w:p w14:paraId="564E3D55" w14:textId="3DFEA744" w:rsidR="008B47B1" w:rsidRPr="00433AC9" w:rsidDel="00E86995" w:rsidRDefault="008B47B1" w:rsidP="00433AC9">
      <w:pPr>
        <w:spacing w:line="360" w:lineRule="auto"/>
        <w:rPr>
          <w:del w:id="184" w:author="TR" w:date="2019-10-30T10:04:00Z"/>
          <w:rFonts w:eastAsiaTheme="minorEastAsia"/>
          <w:sz w:val="24"/>
        </w:rPr>
      </w:pPr>
    </w:p>
    <w:p w14:paraId="1293B7DB" w14:textId="6D63B9F6" w:rsidR="008B47B1" w:rsidRPr="00433AC9" w:rsidDel="00E86995" w:rsidRDefault="008B47B1" w:rsidP="00433AC9">
      <w:pPr>
        <w:spacing w:line="360" w:lineRule="auto"/>
        <w:rPr>
          <w:del w:id="185" w:author="TR" w:date="2019-10-30T10:04:00Z"/>
          <w:rFonts w:eastAsiaTheme="minorEastAsia"/>
          <w:sz w:val="24"/>
        </w:rPr>
      </w:pPr>
    </w:p>
    <w:p w14:paraId="4801008F" w14:textId="25E1FF8A" w:rsidR="008B47B1" w:rsidRPr="00433AC9" w:rsidDel="00E86995" w:rsidRDefault="008B47B1" w:rsidP="00433AC9">
      <w:pPr>
        <w:spacing w:line="360" w:lineRule="auto"/>
        <w:rPr>
          <w:del w:id="186" w:author="TR" w:date="2019-10-30T10:04:00Z"/>
          <w:rFonts w:eastAsiaTheme="minorEastAsia"/>
          <w:sz w:val="24"/>
        </w:rPr>
      </w:pPr>
    </w:p>
    <w:p w14:paraId="697F4A09" w14:textId="6A151DA2" w:rsidR="008B47B1" w:rsidRPr="00433AC9" w:rsidDel="00E86995" w:rsidRDefault="008B47B1" w:rsidP="00433AC9">
      <w:pPr>
        <w:spacing w:line="360" w:lineRule="auto"/>
        <w:rPr>
          <w:del w:id="187" w:author="TR" w:date="2019-10-30T10:04:00Z"/>
          <w:rFonts w:eastAsiaTheme="minorEastAsia"/>
          <w:sz w:val="24"/>
        </w:rPr>
      </w:pPr>
    </w:p>
    <w:p w14:paraId="53481E2D" w14:textId="471EBB26" w:rsidR="008B47B1" w:rsidRPr="00433AC9" w:rsidDel="00E86995" w:rsidRDefault="008B47B1" w:rsidP="00433AC9">
      <w:pPr>
        <w:spacing w:line="360" w:lineRule="auto"/>
        <w:rPr>
          <w:del w:id="188" w:author="TR" w:date="2019-10-30T10:04:00Z"/>
          <w:rFonts w:eastAsiaTheme="minorEastAsia"/>
          <w:sz w:val="24"/>
        </w:rPr>
      </w:pPr>
    </w:p>
    <w:p w14:paraId="10BA7533" w14:textId="00FE7ED8" w:rsidR="00D745D6" w:rsidRPr="00433AC9" w:rsidDel="00E86995" w:rsidRDefault="00D745D6" w:rsidP="00433AC9">
      <w:pPr>
        <w:spacing w:line="360" w:lineRule="auto"/>
        <w:rPr>
          <w:del w:id="189" w:author="TR" w:date="2019-10-30T10:04:00Z"/>
          <w:rFonts w:eastAsiaTheme="minorEastAsia"/>
          <w:sz w:val="24"/>
        </w:rPr>
      </w:pPr>
    </w:p>
    <w:p w14:paraId="5C2ED8A1" w14:textId="3E54D65F" w:rsidR="008B47B1" w:rsidRPr="00433AC9" w:rsidDel="00E86995" w:rsidRDefault="008B47B1" w:rsidP="00433AC9">
      <w:pPr>
        <w:spacing w:line="360" w:lineRule="auto"/>
        <w:rPr>
          <w:del w:id="190" w:author="TR" w:date="2019-10-30T10:04:00Z"/>
          <w:rFonts w:eastAsiaTheme="minorEastAsia"/>
          <w:sz w:val="24"/>
        </w:rPr>
      </w:pPr>
    </w:p>
    <w:p w14:paraId="0C396DAF" w14:textId="77777777" w:rsidR="008B47B1" w:rsidRPr="00433AC9" w:rsidRDefault="008B47B1" w:rsidP="00433AC9">
      <w:pPr>
        <w:spacing w:line="360" w:lineRule="auto"/>
        <w:jc w:val="center"/>
        <w:rPr>
          <w:rFonts w:eastAsiaTheme="minorEastAsia"/>
          <w:b/>
          <w:sz w:val="24"/>
        </w:rPr>
        <w:sectPr w:rsidR="008B47B1" w:rsidRPr="00433AC9" w:rsidSect="00C7392D">
          <w:pgSz w:w="11906" w:h="16838"/>
          <w:pgMar w:top="1418" w:right="1418" w:bottom="1418" w:left="1418" w:header="851" w:footer="992" w:gutter="0"/>
          <w:pgNumType w:start="1"/>
          <w:cols w:space="425"/>
          <w:docGrid w:type="lines" w:linePitch="312"/>
        </w:sectPr>
      </w:pPr>
    </w:p>
    <w:p w14:paraId="12319A35" w14:textId="77777777" w:rsidR="008B47B1" w:rsidRPr="00433AC9" w:rsidRDefault="008B47B1" w:rsidP="00433AC9">
      <w:pPr>
        <w:spacing w:line="360" w:lineRule="auto"/>
        <w:jc w:val="center"/>
        <w:rPr>
          <w:rFonts w:eastAsiaTheme="minorEastAsia"/>
          <w:b/>
          <w:sz w:val="24"/>
        </w:rPr>
      </w:pPr>
      <w:r w:rsidRPr="00433AC9">
        <w:rPr>
          <w:rFonts w:eastAsiaTheme="minorEastAsia"/>
          <w:b/>
          <w:sz w:val="24"/>
        </w:rPr>
        <w:lastRenderedPageBreak/>
        <w:t>说明书附图</w:t>
      </w:r>
    </w:p>
    <w:p w14:paraId="13F5AF9C" w14:textId="77777777" w:rsidR="008B47B1" w:rsidRPr="00433AC9" w:rsidRDefault="00B67882" w:rsidP="00433AC9">
      <w:pPr>
        <w:spacing w:line="360" w:lineRule="auto"/>
        <w:rPr>
          <w:rFonts w:eastAsiaTheme="minorEastAsia"/>
          <w:sz w:val="24"/>
        </w:rPr>
      </w:pPr>
      <w:r w:rsidRPr="00433AC9">
        <w:rPr>
          <w:rFonts w:eastAsiaTheme="minorEastAsia"/>
          <w:noProof/>
          <w:sz w:val="24"/>
        </w:rPr>
        <mc:AlternateContent>
          <mc:Choice Requires="wps">
            <w:drawing>
              <wp:anchor distT="0" distB="0" distL="114300" distR="114300" simplePos="0" relativeHeight="251659264" behindDoc="0" locked="0" layoutInCell="1" allowOverlap="1" wp14:anchorId="3B483891" wp14:editId="5CAEE03A">
                <wp:simplePos x="0" y="0"/>
                <wp:positionH relativeFrom="column">
                  <wp:posOffset>0</wp:posOffset>
                </wp:positionH>
                <wp:positionV relativeFrom="paragraph">
                  <wp:posOffset>0</wp:posOffset>
                </wp:positionV>
                <wp:extent cx="5829300" cy="0"/>
                <wp:effectExtent l="9525" t="9525" r="9525" b="952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883D" id="Line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" strokeweight="1.5pt"/>
            </w:pict>
          </mc:Fallback>
        </mc:AlternateContent>
      </w:r>
    </w:p>
    <w:p w14:paraId="535EAAAB" w14:textId="77777777" w:rsidR="00295418" w:rsidRPr="00433AC9" w:rsidRDefault="00295418" w:rsidP="00433AC9">
      <w:pPr>
        <w:spacing w:line="360" w:lineRule="auto"/>
        <w:jc w:val="center"/>
        <w:rPr>
          <w:rFonts w:eastAsiaTheme="minorEastAsia"/>
          <w:sz w:val="24"/>
        </w:rPr>
      </w:pPr>
      <w:r w:rsidRPr="00433AC9">
        <w:rPr>
          <w:rFonts w:eastAsiaTheme="minorEastAsia"/>
          <w:noProof/>
          <w:sz w:val="24"/>
        </w:rPr>
        <w:drawing>
          <wp:inline distT="0" distB="0" distL="0" distR="0" wp14:anchorId="3BDCEAD6" wp14:editId="2529DE73">
            <wp:extent cx="4374490" cy="294108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grayscl/>
                    </a:blip>
                    <a:stretch>
                      <a:fillRect/>
                    </a:stretch>
                  </pic:blipFill>
                  <pic:spPr>
                    <a:xfrm>
                      <a:off x="0" y="0"/>
                      <a:ext cx="4397360" cy="2956461"/>
                    </a:xfrm>
                    <a:prstGeom prst="rect">
                      <a:avLst/>
                    </a:prstGeom>
                  </pic:spPr>
                </pic:pic>
              </a:graphicData>
            </a:graphic>
          </wp:inline>
        </w:drawing>
      </w:r>
    </w:p>
    <w:p w14:paraId="71C64865" w14:textId="2091B63E" w:rsidR="00295418" w:rsidRDefault="00295418" w:rsidP="00433AC9">
      <w:pPr>
        <w:spacing w:line="360" w:lineRule="auto"/>
        <w:jc w:val="center"/>
        <w:rPr>
          <w:ins w:id="191" w:author="TR" w:date="2019-10-30T09:57:00Z"/>
          <w:rFonts w:eastAsiaTheme="minorEastAsia"/>
          <w:sz w:val="24"/>
        </w:rPr>
      </w:pPr>
      <w:r w:rsidRPr="00433AC9">
        <w:rPr>
          <w:rFonts w:eastAsiaTheme="minorEastAsia"/>
          <w:sz w:val="24"/>
        </w:rPr>
        <w:t>图</w:t>
      </w:r>
      <w:r w:rsidRPr="00433AC9">
        <w:rPr>
          <w:rFonts w:eastAsiaTheme="minorEastAsia"/>
          <w:sz w:val="24"/>
        </w:rPr>
        <w:t>1</w:t>
      </w:r>
    </w:p>
    <w:p w14:paraId="462B3C4B" w14:textId="7DD22475" w:rsidR="00F5613E" w:rsidRPr="00433AC9" w:rsidDel="00F5613E" w:rsidRDefault="00F5613E" w:rsidP="00433AC9">
      <w:pPr>
        <w:spacing w:line="360" w:lineRule="auto"/>
        <w:jc w:val="center"/>
        <w:rPr>
          <w:del w:id="192" w:author="TR" w:date="2019-10-30T09:57:00Z"/>
          <w:rFonts w:eastAsiaTheme="minorEastAsia"/>
          <w:sz w:val="24"/>
        </w:rPr>
      </w:pPr>
    </w:p>
    <w:p w14:paraId="5ED44892" w14:textId="4D22A8BA" w:rsidR="00295418" w:rsidRPr="00433AC9" w:rsidRDefault="00295418">
      <w:pPr>
        <w:spacing w:line="360" w:lineRule="auto"/>
        <w:ind w:firstLineChars="50" w:firstLine="120"/>
        <w:jc w:val="center"/>
        <w:rPr>
          <w:rFonts w:eastAsiaTheme="minorEastAsia"/>
          <w:sz w:val="24"/>
        </w:rPr>
        <w:pPrChange w:id="193" w:author="TR" w:date="2019-10-30T09:58:00Z">
          <w:pPr>
            <w:spacing w:line="360" w:lineRule="auto"/>
            <w:ind w:firstLineChars="50" w:firstLine="120"/>
            <w:jc w:val="left"/>
          </w:pPr>
        </w:pPrChange>
      </w:pPr>
      <w:del w:id="194" w:author="TR" w:date="2019-10-30T09:57:00Z">
        <w:r w:rsidRPr="00433AC9" w:rsidDel="00F5613E">
          <w:rPr>
            <w:rFonts w:eastAsiaTheme="minorEastAsia"/>
            <w:noProof/>
            <w:sz w:val="24"/>
          </w:rPr>
          <w:drawing>
            <wp:inline distT="0" distB="0" distL="0" distR="0" wp14:anchorId="524798EC" wp14:editId="743C6CB1">
              <wp:extent cx="5759450" cy="1584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444">
                        <a:grayscl/>
                        <a:extLst>
                          <a:ext uri="{28A0092B-C50C-407E-A947-70E740481C1C}">
                            <a14:useLocalDpi xmlns:a14="http://schemas.microsoft.com/office/drawing/2010/main" val="0"/>
                          </a:ext>
                        </a:extLst>
                      </a:blip>
                      <a:srcRect/>
                      <a:stretch>
                        <a:fillRect/>
                      </a:stretch>
                    </pic:blipFill>
                    <pic:spPr bwMode="auto">
                      <a:xfrm>
                        <a:off x="0" y="0"/>
                        <a:ext cx="5759450" cy="1584960"/>
                      </a:xfrm>
                      <a:prstGeom prst="rect">
                        <a:avLst/>
                      </a:prstGeom>
                      <a:noFill/>
                      <a:ln>
                        <a:noFill/>
                      </a:ln>
                    </pic:spPr>
                  </pic:pic>
                </a:graphicData>
              </a:graphic>
            </wp:inline>
          </w:drawing>
        </w:r>
      </w:del>
      <w:ins w:id="195" w:author="TR" w:date="2019-10-30T09:57:00Z">
        <w:r w:rsidR="00F5613E" w:rsidRPr="00281AA3">
          <w:rPr>
            <w:noProof/>
          </w:rPr>
          <w:drawing>
            <wp:inline distT="0" distB="0" distL="0" distR="0" wp14:anchorId="45AFCD19" wp14:editId="78288EDB">
              <wp:extent cx="5156791" cy="13088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45">
                        <a:grayscl/>
                        <a:extLst>
                          <a:ext uri="{28A0092B-C50C-407E-A947-70E740481C1C}">
                            <a14:useLocalDpi xmlns:a14="http://schemas.microsoft.com/office/drawing/2010/main" val="0"/>
                          </a:ext>
                        </a:extLst>
                      </a:blip>
                      <a:srcRect/>
                      <a:stretch>
                        <a:fillRect/>
                      </a:stretch>
                    </pic:blipFill>
                    <pic:spPr bwMode="auto">
                      <a:xfrm>
                        <a:off x="0" y="0"/>
                        <a:ext cx="5166845" cy="1311365"/>
                      </a:xfrm>
                      <a:prstGeom prst="rect">
                        <a:avLst/>
                      </a:prstGeom>
                      <a:noFill/>
                      <a:ln>
                        <a:noFill/>
                      </a:ln>
                    </pic:spPr>
                  </pic:pic>
                </a:graphicData>
              </a:graphic>
            </wp:inline>
          </w:drawing>
        </w:r>
      </w:ins>
    </w:p>
    <w:p w14:paraId="10F0E8E0" w14:textId="77777777" w:rsidR="00295418" w:rsidRPr="00433AC9" w:rsidRDefault="00295418" w:rsidP="00433AC9">
      <w:pPr>
        <w:spacing w:line="360" w:lineRule="auto"/>
        <w:jc w:val="center"/>
        <w:rPr>
          <w:rFonts w:eastAsiaTheme="minorEastAsia"/>
          <w:sz w:val="24"/>
        </w:rPr>
      </w:pPr>
      <w:r w:rsidRPr="00433AC9">
        <w:rPr>
          <w:rFonts w:eastAsiaTheme="minorEastAsia"/>
          <w:sz w:val="24"/>
        </w:rPr>
        <w:t>图</w:t>
      </w:r>
      <w:r w:rsidRPr="00433AC9">
        <w:rPr>
          <w:rFonts w:eastAsiaTheme="minorEastAsia"/>
          <w:sz w:val="24"/>
        </w:rPr>
        <w:t>2</w:t>
      </w:r>
    </w:p>
    <w:p w14:paraId="05229911" w14:textId="14B0A690" w:rsidR="00295418" w:rsidRPr="00433AC9" w:rsidRDefault="004264F6" w:rsidP="00E07D6C">
      <w:pPr>
        <w:spacing w:line="360" w:lineRule="auto"/>
        <w:ind w:left="420" w:hangingChars="200" w:hanging="420"/>
        <w:jc w:val="center"/>
        <w:rPr>
          <w:rFonts w:eastAsiaTheme="minorEastAsia"/>
          <w:sz w:val="24"/>
        </w:rPr>
      </w:pPr>
      <w:ins w:id="196" w:author="TR" w:date="2019-10-30T10:07:00Z">
        <w:r w:rsidRPr="004264F6">
          <w:rPr>
            <w:noProof/>
          </w:rPr>
          <w:drawing>
            <wp:inline distT="0" distB="0" distL="0" distR="0" wp14:anchorId="33CB265D" wp14:editId="57F2A991">
              <wp:extent cx="3562350" cy="2950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46">
                        <a:grayscl/>
                        <a:extLst>
                          <a:ext uri="{28A0092B-C50C-407E-A947-70E740481C1C}">
                            <a14:useLocalDpi xmlns:a14="http://schemas.microsoft.com/office/drawing/2010/main" val="0"/>
                          </a:ext>
                        </a:extLst>
                      </a:blip>
                      <a:srcRect/>
                      <a:stretch>
                        <a:fillRect/>
                      </a:stretch>
                    </pic:blipFill>
                    <pic:spPr bwMode="auto">
                      <a:xfrm>
                        <a:off x="0" y="0"/>
                        <a:ext cx="3562350" cy="2950210"/>
                      </a:xfrm>
                      <a:prstGeom prst="rect">
                        <a:avLst/>
                      </a:prstGeom>
                      <a:noFill/>
                      <a:ln>
                        <a:noFill/>
                      </a:ln>
                    </pic:spPr>
                  </pic:pic>
                </a:graphicData>
              </a:graphic>
            </wp:inline>
          </w:drawing>
        </w:r>
      </w:ins>
      <w:del w:id="197" w:author="TR" w:date="2019-10-30T10:00:00Z">
        <w:r w:rsidR="00F5613E" w:rsidRPr="00433AC9" w:rsidDel="00F5613E">
          <w:rPr>
            <w:rFonts w:eastAsiaTheme="minorEastAsia"/>
            <w:sz w:val="24"/>
          </w:rPr>
          <w:object w:dxaOrig="5805" w:dyaOrig="4890" w14:anchorId="0532FE8E">
            <v:shape id="_x0000_i1283" type="#_x0000_t75" style="width:271.5pt;height:228.75pt" o:ole="">
              <v:imagedata r:id="rId447" o:title=""/>
            </v:shape>
            <o:OLEObject Type="Embed" ProgID="Visio.Drawing.15" ShapeID="_x0000_i1283" DrawAspect="Content" ObjectID="_1651306068" r:id="rId448"/>
          </w:object>
        </w:r>
      </w:del>
      <w:commentRangeStart w:id="198"/>
      <w:commentRangeEnd w:id="198"/>
      <w:r w:rsidR="00295418" w:rsidRPr="00433AC9">
        <w:rPr>
          <w:rStyle w:val="aa"/>
          <w:rFonts w:eastAsiaTheme="minorEastAsia"/>
          <w:sz w:val="24"/>
          <w:szCs w:val="24"/>
        </w:rPr>
        <w:commentReference w:id="198"/>
      </w:r>
    </w:p>
    <w:p w14:paraId="1B56E3CA" w14:textId="77777777" w:rsidR="00295418" w:rsidRPr="00433AC9" w:rsidRDefault="00295418" w:rsidP="00E07D6C">
      <w:pPr>
        <w:spacing w:line="360" w:lineRule="auto"/>
        <w:ind w:left="480" w:hangingChars="200" w:hanging="480"/>
        <w:jc w:val="center"/>
        <w:rPr>
          <w:rFonts w:eastAsiaTheme="minorEastAsia"/>
          <w:sz w:val="24"/>
        </w:rPr>
      </w:pPr>
      <w:r w:rsidRPr="00433AC9">
        <w:rPr>
          <w:rFonts w:eastAsiaTheme="minorEastAsia"/>
          <w:sz w:val="24"/>
        </w:rPr>
        <w:t>图</w:t>
      </w:r>
      <w:r w:rsidRPr="00433AC9">
        <w:rPr>
          <w:rFonts w:eastAsiaTheme="minorEastAsia"/>
          <w:sz w:val="24"/>
        </w:rPr>
        <w:t>3</w:t>
      </w:r>
    </w:p>
    <w:p w14:paraId="6F6D8237" w14:textId="750FB161" w:rsidR="00295418" w:rsidRPr="00433AC9" w:rsidRDefault="00295418" w:rsidP="00E45D08">
      <w:pPr>
        <w:spacing w:line="360" w:lineRule="auto"/>
        <w:ind w:left="600" w:hangingChars="250" w:hanging="600"/>
        <w:jc w:val="center"/>
        <w:rPr>
          <w:rFonts w:eastAsiaTheme="minorEastAsia"/>
          <w:sz w:val="24"/>
        </w:rPr>
      </w:pPr>
      <w:del w:id="199" w:author="TR" w:date="2019-10-30T10:02:00Z">
        <w:r w:rsidRPr="00433AC9" w:rsidDel="00F5613E">
          <w:rPr>
            <w:rFonts w:eastAsiaTheme="minorEastAsia"/>
            <w:sz w:val="24"/>
          </w:rPr>
          <w:object w:dxaOrig="5865" w:dyaOrig="5956" w14:anchorId="105C47CF">
            <v:shape id="_x0000_i1284" type="#_x0000_t75" style="width:299.25pt;height:304.15pt" o:ole="">
              <v:imagedata r:id="rId449" o:title=""/>
            </v:shape>
            <o:OLEObject Type="Embed" ProgID="Visio.Drawing.15" ShapeID="_x0000_i1284" DrawAspect="Content" ObjectID="_1651306069" r:id="rId450"/>
          </w:object>
        </w:r>
      </w:del>
      <w:ins w:id="200" w:author="TR" w:date="2019-10-30T10:03:00Z">
        <w:r w:rsidR="00F5613E" w:rsidRPr="00F5613E">
          <w:rPr>
            <w:noProof/>
          </w:rPr>
          <w:drawing>
            <wp:inline distT="0" distB="0" distL="0" distR="0" wp14:anchorId="4054721E" wp14:editId="7614D40A">
              <wp:extent cx="3724275" cy="368617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51">
                        <a:grayscl/>
                        <a:extLst>
                          <a:ext uri="{28A0092B-C50C-407E-A947-70E740481C1C}">
                            <a14:useLocalDpi xmlns:a14="http://schemas.microsoft.com/office/drawing/2010/main" val="0"/>
                          </a:ext>
                        </a:extLst>
                      </a:blip>
                      <a:srcRect/>
                      <a:stretch>
                        <a:fillRect/>
                      </a:stretch>
                    </pic:blipFill>
                    <pic:spPr bwMode="auto">
                      <a:xfrm>
                        <a:off x="0" y="0"/>
                        <a:ext cx="3724275" cy="3686175"/>
                      </a:xfrm>
                      <a:prstGeom prst="rect">
                        <a:avLst/>
                      </a:prstGeom>
                      <a:noFill/>
                      <a:ln>
                        <a:noFill/>
                      </a:ln>
                    </pic:spPr>
                  </pic:pic>
                </a:graphicData>
              </a:graphic>
            </wp:inline>
          </w:drawing>
        </w:r>
      </w:ins>
    </w:p>
    <w:p w14:paraId="57295CE8" w14:textId="77777777" w:rsidR="00295418" w:rsidRPr="00433AC9" w:rsidDel="00F5613E" w:rsidRDefault="00295418" w:rsidP="00E07D6C">
      <w:pPr>
        <w:spacing w:line="360" w:lineRule="auto"/>
        <w:ind w:left="600" w:hangingChars="250" w:hanging="600"/>
        <w:jc w:val="center"/>
        <w:rPr>
          <w:del w:id="201" w:author="TR" w:date="2019-10-30T10:03:00Z"/>
          <w:rFonts w:eastAsiaTheme="minorEastAsia"/>
          <w:sz w:val="24"/>
        </w:rPr>
      </w:pPr>
      <w:r w:rsidRPr="00433AC9">
        <w:rPr>
          <w:rFonts w:eastAsiaTheme="minorEastAsia"/>
          <w:sz w:val="24"/>
        </w:rPr>
        <w:t>图</w:t>
      </w:r>
      <w:r w:rsidRPr="00433AC9">
        <w:rPr>
          <w:rFonts w:eastAsiaTheme="minorEastAsia"/>
          <w:sz w:val="24"/>
        </w:rPr>
        <w:t>4</w:t>
      </w:r>
    </w:p>
    <w:p w14:paraId="68DE23E5" w14:textId="77777777" w:rsidR="008B47B1" w:rsidRPr="00433AC9" w:rsidRDefault="008B47B1">
      <w:pPr>
        <w:spacing w:line="360" w:lineRule="auto"/>
        <w:ind w:left="600" w:hangingChars="250" w:hanging="600"/>
        <w:jc w:val="center"/>
        <w:rPr>
          <w:rFonts w:eastAsiaTheme="minorEastAsia"/>
          <w:sz w:val="24"/>
        </w:rPr>
        <w:pPrChange w:id="202" w:author="TR" w:date="2019-10-30T10:03:00Z">
          <w:pPr>
            <w:spacing w:line="360" w:lineRule="auto"/>
            <w:jc w:val="center"/>
          </w:pPr>
        </w:pPrChange>
      </w:pPr>
    </w:p>
    <w:p w14:paraId="2D13EC72" w14:textId="01CD9465" w:rsidR="008B47B1" w:rsidRPr="00433AC9" w:rsidRDefault="00F5613E" w:rsidP="00433AC9">
      <w:pPr>
        <w:spacing w:line="360" w:lineRule="auto"/>
        <w:rPr>
          <w:rFonts w:eastAsiaTheme="minorEastAsia"/>
          <w:sz w:val="24"/>
        </w:rPr>
      </w:pPr>
      <w:ins w:id="203" w:author="TR" w:date="2019-10-30T09:57:00Z">
        <w:r>
          <w:rPr>
            <w:noProof/>
          </w:rPr>
          <w:drawing>
            <wp:inline distT="0" distB="0" distL="0" distR="0" wp14:anchorId="46C28BC8" wp14:editId="31C02F12">
              <wp:extent cx="5759450" cy="318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52">
                        <a:grayscl/>
                        <a:extLst>
                          <a:ext uri="{28A0092B-C50C-407E-A947-70E740481C1C}">
                            <a14:useLocalDpi xmlns:a14="http://schemas.microsoft.com/office/drawing/2010/main" val="0"/>
                          </a:ext>
                        </a:extLst>
                      </a:blip>
                      <a:srcRect/>
                      <a:stretch>
                        <a:fillRect/>
                      </a:stretch>
                    </pic:blipFill>
                    <pic:spPr bwMode="auto">
                      <a:xfrm>
                        <a:off x="0" y="0"/>
                        <a:ext cx="5759450" cy="3183255"/>
                      </a:xfrm>
                      <a:prstGeom prst="rect">
                        <a:avLst/>
                      </a:prstGeom>
                      <a:noFill/>
                      <a:ln>
                        <a:noFill/>
                      </a:ln>
                    </pic:spPr>
                  </pic:pic>
                </a:graphicData>
              </a:graphic>
            </wp:inline>
          </w:drawing>
        </w:r>
      </w:ins>
    </w:p>
    <w:p w14:paraId="7062AC99" w14:textId="680D1992" w:rsidR="008B47B1" w:rsidRPr="00433AC9" w:rsidRDefault="00E86995">
      <w:pPr>
        <w:spacing w:line="360" w:lineRule="auto"/>
        <w:jc w:val="center"/>
        <w:rPr>
          <w:rFonts w:eastAsiaTheme="minorEastAsia"/>
          <w:sz w:val="24"/>
        </w:rPr>
        <w:pPrChange w:id="204" w:author="TR" w:date="2019-10-30T10:04:00Z">
          <w:pPr>
            <w:spacing w:line="360" w:lineRule="auto"/>
          </w:pPr>
        </w:pPrChange>
      </w:pPr>
      <w:ins w:id="205" w:author="TR" w:date="2019-10-30T10:04:00Z">
        <w:r w:rsidRPr="00433AC9">
          <w:rPr>
            <w:rFonts w:eastAsiaTheme="minorEastAsia"/>
            <w:sz w:val="24"/>
          </w:rPr>
          <w:t>图</w:t>
        </w:r>
        <w:r>
          <w:rPr>
            <w:rFonts w:eastAsiaTheme="minorEastAsia"/>
            <w:sz w:val="24"/>
          </w:rPr>
          <w:t>5</w:t>
        </w:r>
      </w:ins>
    </w:p>
    <w:p w14:paraId="14846BF6" w14:textId="77777777" w:rsidR="008B47B1" w:rsidRPr="00433AC9" w:rsidRDefault="008B47B1" w:rsidP="00433AC9">
      <w:pPr>
        <w:spacing w:line="360" w:lineRule="auto"/>
        <w:rPr>
          <w:rFonts w:eastAsiaTheme="minorEastAsia"/>
          <w:sz w:val="24"/>
        </w:rPr>
      </w:pPr>
    </w:p>
    <w:sectPr w:rsidR="008B47B1" w:rsidRPr="00433AC9" w:rsidSect="00C7392D">
      <w:pgSz w:w="11906" w:h="16838"/>
      <w:pgMar w:top="1418" w:right="1418" w:bottom="1418"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R" w:date="2019-10-30T09:42:00Z" w:initials="T">
    <w:p w14:paraId="469EEF44" w14:textId="36F5D787" w:rsidR="00132740" w:rsidRDefault="00132740">
      <w:pPr>
        <w:pStyle w:val="ab"/>
      </w:pPr>
      <w:r>
        <w:rPr>
          <w:rStyle w:val="aa"/>
        </w:rPr>
        <w:annotationRef/>
      </w:r>
      <w:r>
        <w:rPr>
          <w:rFonts w:hint="eastAsia"/>
        </w:rPr>
        <w:t>此处对</w:t>
      </w:r>
      <w:r w:rsidRPr="00433AC9">
        <w:rPr>
          <w:rFonts w:eastAsiaTheme="minorEastAsia"/>
          <w:position w:val="-6"/>
          <w:sz w:val="24"/>
        </w:rPr>
        <w:object w:dxaOrig="139" w:dyaOrig="260" w14:anchorId="0D9DE3D1">
          <v:shape id="_x0000_i1286" type="#_x0000_t75" style="width:7.5pt;height:13.15pt" o:ole="">
            <v:imagedata r:id="rId1" o:title=""/>
          </v:shape>
          <o:OLEObject Type="Embed" ProgID="Equation.DSMT4" ShapeID="_x0000_i1286" DrawAspect="Content" ObjectID="_1651306070" r:id="rId2"/>
        </w:object>
      </w:r>
      <w:r>
        <w:rPr>
          <w:rFonts w:eastAsiaTheme="minorEastAsia" w:hint="eastAsia"/>
          <w:sz w:val="24"/>
        </w:rPr>
        <w:t>已有解释</w:t>
      </w:r>
    </w:p>
  </w:comment>
  <w:comment w:id="4" w:author="china" w:date="2019-10-29T17:59:00Z" w:initials="c">
    <w:p w14:paraId="43D33329" w14:textId="77777777" w:rsidR="00132740" w:rsidRDefault="00132740">
      <w:pPr>
        <w:pStyle w:val="ab"/>
      </w:pPr>
      <w:r>
        <w:rPr>
          <w:rStyle w:val="aa"/>
        </w:rPr>
        <w:annotationRef/>
      </w:r>
      <w:r w:rsidRPr="00FF3DC2">
        <w:rPr>
          <w:position w:val="-6"/>
        </w:rPr>
        <w:object w:dxaOrig="139" w:dyaOrig="279" w14:anchorId="2307E62B">
          <v:shape id="_x0000_i1288" type="#_x0000_t75" style="width:7.5pt;height:14.65pt" o:ole="">
            <v:imagedata r:id="rId3" o:title=""/>
          </v:shape>
          <o:OLEObject Type="Embed" ProgID="Equation.DSMT4" ShapeID="_x0000_i1288" DrawAspect="Content" ObjectID="_1651306071" r:id="rId4"/>
        </w:object>
      </w:r>
      <w:r>
        <w:rPr>
          <w:rFonts w:hint="eastAsia"/>
        </w:rPr>
        <w:t>的含义？</w:t>
      </w:r>
    </w:p>
  </w:comment>
  <w:comment w:id="5" w:author="china" w:date="2019-10-29T17:56:00Z" w:initials="c">
    <w:p w14:paraId="185E93F9" w14:textId="77777777" w:rsidR="00132740" w:rsidRDefault="00132740">
      <w:pPr>
        <w:pStyle w:val="ab"/>
      </w:pPr>
      <w:r>
        <w:rPr>
          <w:rStyle w:val="aa"/>
        </w:rPr>
        <w:annotationRef/>
      </w:r>
      <w:r w:rsidRPr="00FF3DC2">
        <w:rPr>
          <w:position w:val="-14"/>
        </w:rPr>
        <w:object w:dxaOrig="760" w:dyaOrig="400" w14:anchorId="0115C529">
          <v:shape id="_x0000_i1290" type="#_x0000_t75" style="width:37.9pt;height:19.9pt" o:ole="">
            <v:imagedata r:id="rId5" o:title=""/>
          </v:shape>
          <o:OLEObject Type="Embed" ProgID="Equation.DSMT4" ShapeID="_x0000_i1290" DrawAspect="Content" ObjectID="_1651306072" r:id="rId6"/>
        </w:object>
      </w:r>
      <w:r>
        <w:rPr>
          <w:rFonts w:hint="eastAsia"/>
        </w:rPr>
        <w:t>、</w:t>
      </w:r>
      <w:r w:rsidRPr="00FF3DC2">
        <w:rPr>
          <w:position w:val="-14"/>
        </w:rPr>
        <w:object w:dxaOrig="760" w:dyaOrig="400" w14:anchorId="3B395896">
          <v:shape id="_x0000_i1292" type="#_x0000_t75" style="width:37.9pt;height:19.9pt" o:ole="">
            <v:imagedata r:id="rId7" o:title=""/>
          </v:shape>
          <o:OLEObject Type="Embed" ProgID="Equation.DSMT4" ShapeID="_x0000_i1292" DrawAspect="Content" ObjectID="_1651306073" r:id="rId8"/>
        </w:object>
      </w:r>
      <w:r>
        <w:rPr>
          <w:rFonts w:hint="eastAsia"/>
        </w:rPr>
        <w:t>、</w:t>
      </w:r>
    </w:p>
  </w:comment>
  <w:comment w:id="6" w:author="TR" w:date="2019-10-30T09:28:00Z" w:initials="T">
    <w:p w14:paraId="0D59A3A6" w14:textId="4D5C6C79" w:rsidR="00132740" w:rsidRDefault="00132740">
      <w:pPr>
        <w:pStyle w:val="ab"/>
      </w:pPr>
      <w:r>
        <w:rPr>
          <w:rStyle w:val="aa"/>
        </w:rPr>
        <w:annotationRef/>
      </w:r>
      <w:r>
        <w:rPr>
          <w:rFonts w:hint="eastAsia"/>
        </w:rPr>
        <w:t>本专利是将跟随领航车和跟随前车统一起来，根据领航车推算出本车的一个期望速度，根据前车又推算出本车的一个期望速度，最后用</w:t>
      </w:r>
      <w:r w:rsidRPr="00433AC9">
        <w:rPr>
          <w:rFonts w:eastAsiaTheme="minorEastAsia"/>
          <w:sz w:val="24"/>
        </w:rPr>
        <w:t>跟随领航者与跟随前车的权重函数</w:t>
      </w:r>
      <w:r w:rsidRPr="00433AC9">
        <w:rPr>
          <w:rFonts w:eastAsiaTheme="minorEastAsia"/>
          <w:position w:val="-12"/>
          <w:sz w:val="24"/>
        </w:rPr>
        <w:object w:dxaOrig="680" w:dyaOrig="360" w14:anchorId="001B3C96">
          <v:shape id="_x0000_i1294" type="#_x0000_t75" style="width:34.5pt;height:19.5pt" o:ole="">
            <v:imagedata r:id="rId9" o:title=""/>
          </v:shape>
          <o:OLEObject Type="Embed" ProgID="Equation.DSMT4" ShapeID="_x0000_i1294" DrawAspect="Content" ObjectID="_1651306074" r:id="rId10"/>
        </w:object>
      </w:r>
      <w:r>
        <w:rPr>
          <w:rFonts w:eastAsiaTheme="minorEastAsia" w:hint="eastAsia"/>
          <w:sz w:val="24"/>
        </w:rPr>
        <w:t>将两个期望速度取不同的比例，得到最终结果</w:t>
      </w:r>
    </w:p>
  </w:comment>
  <w:comment w:id="26" w:author="TR" w:date="2019-10-30T09:37:00Z" w:initials="T">
    <w:p w14:paraId="5B924D25" w14:textId="7431DA3A" w:rsidR="00132740" w:rsidRPr="00E74F52" w:rsidRDefault="00132740">
      <w:pPr>
        <w:pStyle w:val="ab"/>
      </w:pPr>
      <w:r>
        <w:rPr>
          <w:rStyle w:val="aa"/>
        </w:rPr>
        <w:annotationRef/>
      </w:r>
      <w:r>
        <w:rPr>
          <w:rFonts w:hint="eastAsia"/>
        </w:rPr>
        <w:t>此处对</w:t>
      </w:r>
      <w:r w:rsidRPr="00233EE1">
        <w:rPr>
          <w:rFonts w:eastAsiaTheme="minorEastAsia"/>
          <w:position w:val="-6"/>
          <w:sz w:val="24"/>
        </w:rPr>
        <w:object w:dxaOrig="139" w:dyaOrig="260" w14:anchorId="002098C8">
          <v:shape id="_x0000_i1296" type="#_x0000_t75" style="width:7.5pt;height:13.15pt" o:ole="">
            <v:imagedata r:id="rId11" o:title=""/>
          </v:shape>
          <o:OLEObject Type="Embed" ProgID="Equation.DSMT4" ShapeID="_x0000_i1296" DrawAspect="Content" ObjectID="_1651306075" r:id="rId12"/>
        </w:object>
      </w:r>
      <w:r>
        <w:rPr>
          <w:rFonts w:eastAsiaTheme="minorEastAsia" w:hint="eastAsia"/>
          <w:sz w:val="24"/>
        </w:rPr>
        <w:t>已经有了解释，表示期望</w:t>
      </w:r>
      <w:r w:rsidRPr="00433AC9">
        <w:rPr>
          <w:rFonts w:eastAsiaTheme="minorEastAsia"/>
          <w:sz w:val="24"/>
        </w:rPr>
        <w:t>跟驰间距</w:t>
      </w:r>
      <w:r>
        <w:rPr>
          <w:rStyle w:val="aa"/>
        </w:rPr>
        <w:annotationRef/>
      </w:r>
    </w:p>
  </w:comment>
  <w:comment w:id="27" w:author="china" w:date="2019-10-29T19:02:00Z" w:initials="c">
    <w:p w14:paraId="7F5F7665" w14:textId="77777777" w:rsidR="00132740" w:rsidRDefault="00132740" w:rsidP="00295418">
      <w:pPr>
        <w:pStyle w:val="ab"/>
      </w:pPr>
      <w:r>
        <w:rPr>
          <w:rStyle w:val="aa"/>
        </w:rPr>
        <w:annotationRef/>
      </w:r>
      <w:r w:rsidRPr="00FF3DC2">
        <w:rPr>
          <w:position w:val="-6"/>
        </w:rPr>
        <w:object w:dxaOrig="139" w:dyaOrig="279" w14:anchorId="22085028">
          <v:shape id="_x0000_i1298" type="#_x0000_t75" style="width:7.5pt;height:14.65pt" o:ole="">
            <v:imagedata r:id="rId3" o:title=""/>
          </v:shape>
          <o:OLEObject Type="Embed" ProgID="Equation.DSMT4" ShapeID="_x0000_i1298" DrawAspect="Content" ObjectID="_1651306076" r:id="rId13"/>
        </w:object>
      </w:r>
      <w:r>
        <w:rPr>
          <w:rFonts w:hint="eastAsia"/>
        </w:rPr>
        <w:t>的含义？</w:t>
      </w:r>
    </w:p>
  </w:comment>
  <w:comment w:id="28" w:author="TR" w:date="2019-10-30T09:42:00Z" w:initials="T">
    <w:p w14:paraId="6F46A6B5" w14:textId="4B48E5A6" w:rsidR="00132740" w:rsidRDefault="00132740">
      <w:pPr>
        <w:pStyle w:val="ab"/>
      </w:pPr>
      <w:r>
        <w:rPr>
          <w:rStyle w:val="aa"/>
        </w:rPr>
        <w:annotationRef/>
      </w:r>
      <w:r>
        <w:rPr>
          <w:rFonts w:hint="eastAsia"/>
        </w:rPr>
        <w:t>同上</w:t>
      </w:r>
    </w:p>
  </w:comment>
  <w:comment w:id="30" w:author="china" w:date="2019-10-29T19:02:00Z" w:initials="c">
    <w:p w14:paraId="0C4DF0B6" w14:textId="77777777" w:rsidR="00132740" w:rsidRDefault="00132740" w:rsidP="00295418">
      <w:pPr>
        <w:pStyle w:val="ab"/>
      </w:pPr>
      <w:r>
        <w:rPr>
          <w:rStyle w:val="aa"/>
        </w:rPr>
        <w:annotationRef/>
      </w:r>
      <w:r w:rsidRPr="00FF3DC2">
        <w:rPr>
          <w:position w:val="-14"/>
        </w:rPr>
        <w:object w:dxaOrig="760" w:dyaOrig="400" w14:anchorId="33F7CF6C">
          <v:shape id="_x0000_i1300" type="#_x0000_t75" style="width:37.9pt;height:19.9pt" o:ole="">
            <v:imagedata r:id="rId5" o:title=""/>
          </v:shape>
          <o:OLEObject Type="Embed" ProgID="Equation.DSMT4" ShapeID="_x0000_i1300" DrawAspect="Content" ObjectID="_1651306077" r:id="rId14"/>
        </w:object>
      </w:r>
      <w:r>
        <w:rPr>
          <w:rFonts w:hint="eastAsia"/>
        </w:rPr>
        <w:t>、</w:t>
      </w:r>
      <w:r w:rsidRPr="00FF3DC2">
        <w:rPr>
          <w:position w:val="-14"/>
        </w:rPr>
        <w:object w:dxaOrig="760" w:dyaOrig="400" w14:anchorId="44DD2140">
          <v:shape id="_x0000_i1302" type="#_x0000_t75" style="width:37.9pt;height:19.9pt" o:ole="">
            <v:imagedata r:id="rId7" o:title=""/>
          </v:shape>
          <o:OLEObject Type="Embed" ProgID="Equation.DSMT4" ShapeID="_x0000_i1302" DrawAspect="Content" ObjectID="_1651306078" r:id="rId15"/>
        </w:object>
      </w:r>
      <w:r>
        <w:rPr>
          <w:rFonts w:hint="eastAsia"/>
        </w:rPr>
        <w:t>、</w:t>
      </w:r>
    </w:p>
  </w:comment>
  <w:comment w:id="31" w:author="TR" w:date="2019-10-30T09:41:00Z" w:initials="T">
    <w:p w14:paraId="09AEC6B7" w14:textId="50F3446D" w:rsidR="00132740" w:rsidRDefault="00132740">
      <w:pPr>
        <w:pStyle w:val="ab"/>
      </w:pPr>
      <w:r>
        <w:rPr>
          <w:rStyle w:val="aa"/>
        </w:rPr>
        <w:annotationRef/>
      </w:r>
      <w:r>
        <w:rPr>
          <w:rFonts w:hint="eastAsia"/>
        </w:rPr>
        <w:t>同上</w:t>
      </w:r>
      <w:r>
        <w:rPr>
          <w:rFonts w:hint="eastAsia"/>
        </w:rPr>
        <w:t>,</w:t>
      </w:r>
      <w:r>
        <w:rPr>
          <w:rFonts w:hint="eastAsia"/>
        </w:rPr>
        <w:t>已补充说明</w:t>
      </w:r>
    </w:p>
  </w:comment>
  <w:comment w:id="46" w:author="TR" w:date="2019-10-30T10:12:00Z" w:initials="T">
    <w:p w14:paraId="1D9CB598" w14:textId="4AC7F788" w:rsidR="00132740" w:rsidRDefault="00132740">
      <w:pPr>
        <w:pStyle w:val="ab"/>
      </w:pPr>
      <w:r>
        <w:rPr>
          <w:rStyle w:val="aa"/>
        </w:rPr>
        <w:annotationRef/>
      </w:r>
      <w:r>
        <w:rPr>
          <w:rFonts w:hint="eastAsia"/>
        </w:rPr>
        <w:t>图</w:t>
      </w:r>
      <w:r>
        <w:rPr>
          <w:rFonts w:hint="eastAsia"/>
        </w:rPr>
        <w:t>5</w:t>
      </w:r>
      <w:r>
        <w:rPr>
          <w:rFonts w:hint="eastAsia"/>
        </w:rPr>
        <w:t>加在这里可以吗？</w:t>
      </w:r>
    </w:p>
  </w:comment>
  <w:comment w:id="169" w:author="TR" w:date="2019-10-30T09:53:00Z" w:initials="T">
    <w:p w14:paraId="4E2CB181" w14:textId="17D5868D" w:rsidR="00132740" w:rsidRDefault="00132740">
      <w:pPr>
        <w:pStyle w:val="ab"/>
      </w:pPr>
      <w:r>
        <w:rPr>
          <w:rStyle w:val="aa"/>
        </w:rPr>
        <w:annotationRef/>
      </w:r>
      <w:r>
        <w:rPr>
          <w:rFonts w:hint="eastAsia"/>
        </w:rPr>
        <w:t>此处增加对</w:t>
      </w:r>
      <w:r w:rsidRPr="00156F21">
        <w:rPr>
          <w:position w:val="-12"/>
        </w:rPr>
        <w:object w:dxaOrig="540" w:dyaOrig="320" w14:anchorId="507A881E">
          <v:shape id="_x0000_i1304" type="#_x0000_t75" style="width:27pt;height:16.5pt" o:ole="">
            <v:imagedata r:id="rId16" o:title=""/>
          </v:shape>
          <o:OLEObject Type="Embed" ProgID="Equation.DSMT4" ShapeID="_x0000_i1304" DrawAspect="Content" ObjectID="_1651306079" r:id="rId17"/>
        </w:object>
      </w:r>
      <w:r>
        <w:rPr>
          <w:rFonts w:hint="eastAsia"/>
        </w:rPr>
        <w:t>的说明是否有必要？</w:t>
      </w:r>
    </w:p>
  </w:comment>
  <w:comment w:id="198" w:author="china" w:date="2019-10-29T19:05:00Z" w:initials="c">
    <w:p w14:paraId="25183EE0" w14:textId="77777777" w:rsidR="00132740" w:rsidRDefault="00132740">
      <w:pPr>
        <w:pStyle w:val="ab"/>
      </w:pPr>
      <w:r>
        <w:rPr>
          <w:rStyle w:val="aa"/>
        </w:rPr>
        <w:annotationRef/>
      </w:r>
      <w:r>
        <w:rPr>
          <w:rFonts w:hint="eastAsia"/>
        </w:rPr>
        <w:t>请</w:t>
      </w:r>
      <w:r>
        <w:rPr>
          <w:rFonts w:hint="eastAsia"/>
        </w:rPr>
        <w:t>将附图修改为黑色线条图，不能使用彩图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9EEF44" w15:done="0"/>
  <w15:commentEx w15:paraId="43D33329" w15:done="0"/>
  <w15:commentEx w15:paraId="185E93F9" w15:done="0"/>
  <w15:commentEx w15:paraId="0D59A3A6" w15:paraIdParent="185E93F9" w15:done="0"/>
  <w15:commentEx w15:paraId="5B924D25" w15:done="0"/>
  <w15:commentEx w15:paraId="7F5F7665" w15:done="0"/>
  <w15:commentEx w15:paraId="6F46A6B5" w15:paraIdParent="7F5F7665" w15:done="0"/>
  <w15:commentEx w15:paraId="0C4DF0B6" w15:done="0"/>
  <w15:commentEx w15:paraId="09AEC6B7" w15:paraIdParent="0C4DF0B6" w15:done="0"/>
  <w15:commentEx w15:paraId="1D9CB598" w15:done="0"/>
  <w15:commentEx w15:paraId="4E2CB181" w15:done="0"/>
  <w15:commentEx w15:paraId="25183E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9EEF44" w16cid:durableId="2163D980"/>
  <w16cid:commentId w16cid:paraId="43D33329" w16cid:durableId="2163D270"/>
  <w16cid:commentId w16cid:paraId="185E93F9" w16cid:durableId="2163D271"/>
  <w16cid:commentId w16cid:paraId="0D59A3A6" w16cid:durableId="2163D654"/>
  <w16cid:commentId w16cid:paraId="5B924D25" w16cid:durableId="2163D859"/>
  <w16cid:commentId w16cid:paraId="7F5F7665" w16cid:durableId="2163D272"/>
  <w16cid:commentId w16cid:paraId="6F46A6B5" w16cid:durableId="2163D96D"/>
  <w16cid:commentId w16cid:paraId="0C4DF0B6" w16cid:durableId="2163D273"/>
  <w16cid:commentId w16cid:paraId="09AEC6B7" w16cid:durableId="2163D95D"/>
  <w16cid:commentId w16cid:paraId="1D9CB598" w16cid:durableId="2163E072"/>
  <w16cid:commentId w16cid:paraId="4E2CB181" w16cid:durableId="2163DC15"/>
  <w16cid:commentId w16cid:paraId="25183EE0" w16cid:durableId="2163E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F40FC" w14:textId="77777777" w:rsidR="00F75518" w:rsidRDefault="00F75518">
      <w:r>
        <w:separator/>
      </w:r>
    </w:p>
  </w:endnote>
  <w:endnote w:type="continuationSeparator" w:id="0">
    <w:p w14:paraId="39DAC82D" w14:textId="77777777" w:rsidR="00F75518" w:rsidRDefault="00F7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7A01" w14:textId="77777777" w:rsidR="00132740" w:rsidRDefault="00132740" w:rsidP="00BD596A">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5EDD53ED" w14:textId="77777777" w:rsidR="00132740" w:rsidRDefault="0013274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9FF2F" w14:textId="77777777" w:rsidR="00132740" w:rsidRDefault="00132740" w:rsidP="00BD596A">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1</w:t>
    </w:r>
    <w:r>
      <w:rPr>
        <w:rStyle w:val="a4"/>
      </w:rPr>
      <w:fldChar w:fldCharType="end"/>
    </w:r>
  </w:p>
  <w:p w14:paraId="156FAB48" w14:textId="77777777" w:rsidR="00132740" w:rsidRDefault="0013274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F5B67" w14:textId="77777777" w:rsidR="00F75518" w:rsidRDefault="00F75518">
      <w:r>
        <w:separator/>
      </w:r>
    </w:p>
  </w:footnote>
  <w:footnote w:type="continuationSeparator" w:id="0">
    <w:p w14:paraId="7C73875D" w14:textId="77777777" w:rsidR="00F75518" w:rsidRDefault="00F75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435A1"/>
    <w:multiLevelType w:val="hybridMultilevel"/>
    <w:tmpl w:val="AECA1D52"/>
    <w:lvl w:ilvl="0" w:tplc="67021F66">
      <w:start w:val="1"/>
      <w:numFmt w:val="decimal"/>
      <w:lvlText w:val="%1）"/>
      <w:lvlJc w:val="left"/>
      <w:pPr>
        <w:ind w:left="927" w:hanging="360"/>
      </w:pPr>
      <w:rPr>
        <w:rFonts w:hint="default"/>
      </w:rPr>
    </w:lvl>
    <w:lvl w:ilvl="1" w:tplc="194841D0">
      <w:start w:val="1"/>
      <w:numFmt w:val="decimal"/>
      <w:lvlText w:val="%2、"/>
      <w:lvlJc w:val="left"/>
      <w:pPr>
        <w:ind w:left="727" w:hanging="585"/>
      </w:pPr>
      <w:rPr>
        <w:rFonts w:ascii="Times New Roman" w:hAnsi="Times New Roman" w:hint="default"/>
        <w:sz w:val="24"/>
      </w:r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15:restartNumberingAfterBreak="0">
    <w:nsid w:val="173F0AC2"/>
    <w:multiLevelType w:val="multilevel"/>
    <w:tmpl w:val="75410C41"/>
    <w:lvl w:ilvl="0">
      <w:start w:val="1"/>
      <w:numFmt w:val="decimal"/>
      <w:lvlText w:val="%1）"/>
      <w:lvlJc w:val="left"/>
      <w:pPr>
        <w:ind w:left="643" w:hanging="360"/>
      </w:pPr>
      <w:rPr>
        <w:rFonts w:ascii="宋体" w:eastAsia="宋体" w:hAnsi="宋体" w:hint="default"/>
      </w:rPr>
    </w:lvl>
    <w:lvl w:ilvl="1">
      <w:start w:val="1"/>
      <w:numFmt w:val="lowerLetter"/>
      <w:lvlText w:val="%2)"/>
      <w:lvlJc w:val="left"/>
      <w:pPr>
        <w:ind w:left="620" w:hanging="420"/>
      </w:pPr>
    </w:lvl>
    <w:lvl w:ilvl="2">
      <w:start w:val="1"/>
      <w:numFmt w:val="lowerRoman"/>
      <w:lvlText w:val="%3."/>
      <w:lvlJc w:val="right"/>
      <w:pPr>
        <w:ind w:left="1040" w:hanging="420"/>
      </w:pPr>
    </w:lvl>
    <w:lvl w:ilvl="3">
      <w:start w:val="1"/>
      <w:numFmt w:val="decimal"/>
      <w:lvlText w:val="%4."/>
      <w:lvlJc w:val="left"/>
      <w:pPr>
        <w:ind w:left="1460" w:hanging="420"/>
      </w:pPr>
    </w:lvl>
    <w:lvl w:ilvl="4">
      <w:start w:val="1"/>
      <w:numFmt w:val="lowerLetter"/>
      <w:lvlText w:val="%5)"/>
      <w:lvlJc w:val="left"/>
      <w:pPr>
        <w:ind w:left="1880" w:hanging="420"/>
      </w:pPr>
    </w:lvl>
    <w:lvl w:ilvl="5">
      <w:start w:val="1"/>
      <w:numFmt w:val="lowerRoman"/>
      <w:lvlText w:val="%6."/>
      <w:lvlJc w:val="right"/>
      <w:pPr>
        <w:ind w:left="2300" w:hanging="420"/>
      </w:pPr>
    </w:lvl>
    <w:lvl w:ilvl="6">
      <w:start w:val="1"/>
      <w:numFmt w:val="decimal"/>
      <w:lvlText w:val="%7."/>
      <w:lvlJc w:val="left"/>
      <w:pPr>
        <w:ind w:left="2720" w:hanging="420"/>
      </w:pPr>
    </w:lvl>
    <w:lvl w:ilvl="7">
      <w:start w:val="1"/>
      <w:numFmt w:val="lowerLetter"/>
      <w:lvlText w:val="%8)"/>
      <w:lvlJc w:val="left"/>
      <w:pPr>
        <w:ind w:left="3140" w:hanging="420"/>
      </w:pPr>
    </w:lvl>
    <w:lvl w:ilvl="8">
      <w:start w:val="1"/>
      <w:numFmt w:val="lowerRoman"/>
      <w:lvlText w:val="%9."/>
      <w:lvlJc w:val="right"/>
      <w:pPr>
        <w:ind w:left="3560" w:hanging="420"/>
      </w:pPr>
    </w:lvl>
  </w:abstractNum>
  <w:abstractNum w:abstractNumId="2" w15:restartNumberingAfterBreak="0">
    <w:nsid w:val="1848322B"/>
    <w:multiLevelType w:val="multilevel"/>
    <w:tmpl w:val="75410C41"/>
    <w:lvl w:ilvl="0">
      <w:start w:val="1"/>
      <w:numFmt w:val="decimal"/>
      <w:lvlText w:val="%1）"/>
      <w:lvlJc w:val="left"/>
      <w:pPr>
        <w:ind w:left="643" w:hanging="360"/>
      </w:pPr>
      <w:rPr>
        <w:rFonts w:ascii="宋体" w:eastAsia="宋体" w:hAnsi="宋体" w:hint="default"/>
      </w:rPr>
    </w:lvl>
    <w:lvl w:ilvl="1">
      <w:start w:val="1"/>
      <w:numFmt w:val="lowerLetter"/>
      <w:lvlText w:val="%2)"/>
      <w:lvlJc w:val="left"/>
      <w:pPr>
        <w:ind w:left="620" w:hanging="420"/>
      </w:pPr>
    </w:lvl>
    <w:lvl w:ilvl="2">
      <w:start w:val="1"/>
      <w:numFmt w:val="lowerRoman"/>
      <w:lvlText w:val="%3."/>
      <w:lvlJc w:val="right"/>
      <w:pPr>
        <w:ind w:left="1040" w:hanging="420"/>
      </w:pPr>
    </w:lvl>
    <w:lvl w:ilvl="3">
      <w:start w:val="1"/>
      <w:numFmt w:val="decimal"/>
      <w:lvlText w:val="%4."/>
      <w:lvlJc w:val="left"/>
      <w:pPr>
        <w:ind w:left="1460" w:hanging="420"/>
      </w:pPr>
    </w:lvl>
    <w:lvl w:ilvl="4">
      <w:start w:val="1"/>
      <w:numFmt w:val="lowerLetter"/>
      <w:lvlText w:val="%5)"/>
      <w:lvlJc w:val="left"/>
      <w:pPr>
        <w:ind w:left="1880" w:hanging="420"/>
      </w:pPr>
    </w:lvl>
    <w:lvl w:ilvl="5">
      <w:start w:val="1"/>
      <w:numFmt w:val="lowerRoman"/>
      <w:lvlText w:val="%6."/>
      <w:lvlJc w:val="right"/>
      <w:pPr>
        <w:ind w:left="2300" w:hanging="420"/>
      </w:pPr>
    </w:lvl>
    <w:lvl w:ilvl="6">
      <w:start w:val="1"/>
      <w:numFmt w:val="decimal"/>
      <w:lvlText w:val="%7."/>
      <w:lvlJc w:val="left"/>
      <w:pPr>
        <w:ind w:left="2720" w:hanging="420"/>
      </w:pPr>
    </w:lvl>
    <w:lvl w:ilvl="7">
      <w:start w:val="1"/>
      <w:numFmt w:val="lowerLetter"/>
      <w:lvlText w:val="%8)"/>
      <w:lvlJc w:val="left"/>
      <w:pPr>
        <w:ind w:left="3140" w:hanging="420"/>
      </w:pPr>
    </w:lvl>
    <w:lvl w:ilvl="8">
      <w:start w:val="1"/>
      <w:numFmt w:val="lowerRoman"/>
      <w:lvlText w:val="%9."/>
      <w:lvlJc w:val="right"/>
      <w:pPr>
        <w:ind w:left="3560" w:hanging="420"/>
      </w:pPr>
    </w:lvl>
  </w:abstractNum>
  <w:abstractNum w:abstractNumId="3" w15:restartNumberingAfterBreak="0">
    <w:nsid w:val="23C33B17"/>
    <w:multiLevelType w:val="hybridMultilevel"/>
    <w:tmpl w:val="2DF0D1F8"/>
    <w:lvl w:ilvl="0" w:tplc="67021F66">
      <w:start w:val="1"/>
      <w:numFmt w:val="decimal"/>
      <w:lvlText w:val="%1）"/>
      <w:lvlJc w:val="left"/>
      <w:pPr>
        <w:ind w:left="1515"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281C7617"/>
    <w:multiLevelType w:val="hybridMultilevel"/>
    <w:tmpl w:val="C8A4E93E"/>
    <w:lvl w:ilvl="0" w:tplc="DC0425D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8D03912"/>
    <w:multiLevelType w:val="hybridMultilevel"/>
    <w:tmpl w:val="7E947C7A"/>
    <w:lvl w:ilvl="0" w:tplc="9200A74C">
      <w:start w:val="1"/>
      <w:numFmt w:val="decimal"/>
      <w:lvlText w:val="%1、"/>
      <w:lvlJc w:val="left"/>
      <w:pPr>
        <w:ind w:left="915" w:hanging="36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6" w15:restartNumberingAfterBreak="0">
    <w:nsid w:val="5AB649A3"/>
    <w:multiLevelType w:val="hybridMultilevel"/>
    <w:tmpl w:val="2842DEBC"/>
    <w:lvl w:ilvl="0" w:tplc="A3B4D6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1FE08BB"/>
    <w:multiLevelType w:val="multilevel"/>
    <w:tmpl w:val="302D7696"/>
    <w:lvl w:ilvl="0">
      <w:start w:val="1"/>
      <w:numFmt w:val="decimal"/>
      <w:lvlText w:val="%1、"/>
      <w:lvlJc w:val="left"/>
      <w:pPr>
        <w:ind w:left="928" w:hanging="360"/>
      </w:pPr>
      <w:rPr>
        <w:rFonts w:hint="default"/>
      </w:rPr>
    </w:lvl>
    <w:lvl w:ilvl="1">
      <w:start w:val="1"/>
      <w:numFmt w:val="lowerLetter"/>
      <w:lvlText w:val="%2)"/>
      <w:lvlJc w:val="left"/>
      <w:pPr>
        <w:ind w:left="1395" w:hanging="420"/>
      </w:pPr>
    </w:lvl>
    <w:lvl w:ilvl="2">
      <w:start w:val="1"/>
      <w:numFmt w:val="lowerRoman"/>
      <w:lvlText w:val="%3."/>
      <w:lvlJc w:val="right"/>
      <w:pPr>
        <w:ind w:left="1815" w:hanging="420"/>
      </w:pPr>
    </w:lvl>
    <w:lvl w:ilvl="3">
      <w:start w:val="1"/>
      <w:numFmt w:val="decimal"/>
      <w:lvlText w:val="%4."/>
      <w:lvlJc w:val="left"/>
      <w:pPr>
        <w:ind w:left="2235" w:hanging="420"/>
      </w:pPr>
    </w:lvl>
    <w:lvl w:ilvl="4">
      <w:start w:val="1"/>
      <w:numFmt w:val="lowerLetter"/>
      <w:lvlText w:val="%5)"/>
      <w:lvlJc w:val="left"/>
      <w:pPr>
        <w:ind w:left="2655" w:hanging="420"/>
      </w:pPr>
    </w:lvl>
    <w:lvl w:ilvl="5">
      <w:start w:val="1"/>
      <w:numFmt w:val="lowerRoman"/>
      <w:lvlText w:val="%6."/>
      <w:lvlJc w:val="right"/>
      <w:pPr>
        <w:ind w:left="3075" w:hanging="420"/>
      </w:pPr>
    </w:lvl>
    <w:lvl w:ilvl="6">
      <w:start w:val="1"/>
      <w:numFmt w:val="decimal"/>
      <w:lvlText w:val="%7."/>
      <w:lvlJc w:val="left"/>
      <w:pPr>
        <w:ind w:left="3495" w:hanging="420"/>
      </w:pPr>
    </w:lvl>
    <w:lvl w:ilvl="7">
      <w:start w:val="1"/>
      <w:numFmt w:val="lowerLetter"/>
      <w:lvlText w:val="%8)"/>
      <w:lvlJc w:val="left"/>
      <w:pPr>
        <w:ind w:left="3915" w:hanging="420"/>
      </w:pPr>
    </w:lvl>
    <w:lvl w:ilvl="8">
      <w:start w:val="1"/>
      <w:numFmt w:val="lowerRoman"/>
      <w:lvlText w:val="%9."/>
      <w:lvlJc w:val="right"/>
      <w:pPr>
        <w:ind w:left="4335" w:hanging="420"/>
      </w:pPr>
    </w:lvl>
  </w:abstractNum>
  <w:abstractNum w:abstractNumId="8" w15:restartNumberingAfterBreak="0">
    <w:nsid w:val="65B2306C"/>
    <w:multiLevelType w:val="hybridMultilevel"/>
    <w:tmpl w:val="93E426FC"/>
    <w:lvl w:ilvl="0" w:tplc="0409000F">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9" w15:restartNumberingAfterBreak="0">
    <w:nsid w:val="6AD36C39"/>
    <w:multiLevelType w:val="hybridMultilevel"/>
    <w:tmpl w:val="AECA1D52"/>
    <w:lvl w:ilvl="0" w:tplc="67021F66">
      <w:start w:val="1"/>
      <w:numFmt w:val="decimal"/>
      <w:lvlText w:val="%1）"/>
      <w:lvlJc w:val="left"/>
      <w:pPr>
        <w:ind w:left="927" w:hanging="360"/>
      </w:pPr>
      <w:rPr>
        <w:rFonts w:hint="default"/>
      </w:rPr>
    </w:lvl>
    <w:lvl w:ilvl="1" w:tplc="194841D0">
      <w:start w:val="1"/>
      <w:numFmt w:val="decimal"/>
      <w:lvlText w:val="%2、"/>
      <w:lvlJc w:val="left"/>
      <w:pPr>
        <w:ind w:left="727" w:hanging="585"/>
      </w:pPr>
      <w:rPr>
        <w:rFonts w:ascii="Times New Roman" w:hAnsi="Times New Roman" w:hint="default"/>
        <w:sz w:val="24"/>
      </w:r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0" w15:restartNumberingAfterBreak="0">
    <w:nsid w:val="75410C41"/>
    <w:multiLevelType w:val="multilevel"/>
    <w:tmpl w:val="75410C41"/>
    <w:lvl w:ilvl="0">
      <w:start w:val="1"/>
      <w:numFmt w:val="decimal"/>
      <w:lvlText w:val="%1）"/>
      <w:lvlJc w:val="left"/>
      <w:pPr>
        <w:ind w:left="643" w:hanging="360"/>
      </w:pPr>
      <w:rPr>
        <w:rFonts w:ascii="宋体" w:eastAsia="宋体" w:hAnsi="宋体" w:hint="default"/>
      </w:rPr>
    </w:lvl>
    <w:lvl w:ilvl="1">
      <w:start w:val="1"/>
      <w:numFmt w:val="lowerLetter"/>
      <w:lvlText w:val="%2)"/>
      <w:lvlJc w:val="left"/>
      <w:pPr>
        <w:ind w:left="620" w:hanging="420"/>
      </w:pPr>
    </w:lvl>
    <w:lvl w:ilvl="2">
      <w:start w:val="1"/>
      <w:numFmt w:val="lowerRoman"/>
      <w:lvlText w:val="%3."/>
      <w:lvlJc w:val="right"/>
      <w:pPr>
        <w:ind w:left="1040" w:hanging="420"/>
      </w:pPr>
    </w:lvl>
    <w:lvl w:ilvl="3">
      <w:start w:val="1"/>
      <w:numFmt w:val="decimal"/>
      <w:lvlText w:val="%4."/>
      <w:lvlJc w:val="left"/>
      <w:pPr>
        <w:ind w:left="1460" w:hanging="420"/>
      </w:pPr>
    </w:lvl>
    <w:lvl w:ilvl="4">
      <w:start w:val="1"/>
      <w:numFmt w:val="lowerLetter"/>
      <w:lvlText w:val="%5)"/>
      <w:lvlJc w:val="left"/>
      <w:pPr>
        <w:ind w:left="1880" w:hanging="420"/>
      </w:pPr>
    </w:lvl>
    <w:lvl w:ilvl="5">
      <w:start w:val="1"/>
      <w:numFmt w:val="lowerRoman"/>
      <w:lvlText w:val="%6."/>
      <w:lvlJc w:val="right"/>
      <w:pPr>
        <w:ind w:left="2300" w:hanging="420"/>
      </w:pPr>
    </w:lvl>
    <w:lvl w:ilvl="6">
      <w:start w:val="1"/>
      <w:numFmt w:val="decimal"/>
      <w:lvlText w:val="%7."/>
      <w:lvlJc w:val="left"/>
      <w:pPr>
        <w:ind w:left="2720" w:hanging="420"/>
      </w:pPr>
    </w:lvl>
    <w:lvl w:ilvl="7">
      <w:start w:val="1"/>
      <w:numFmt w:val="lowerLetter"/>
      <w:lvlText w:val="%8)"/>
      <w:lvlJc w:val="left"/>
      <w:pPr>
        <w:ind w:left="3140" w:hanging="420"/>
      </w:pPr>
    </w:lvl>
    <w:lvl w:ilvl="8">
      <w:start w:val="1"/>
      <w:numFmt w:val="lowerRoman"/>
      <w:lvlText w:val="%9."/>
      <w:lvlJc w:val="right"/>
      <w:pPr>
        <w:ind w:left="3560" w:hanging="420"/>
      </w:pPr>
    </w:lvl>
  </w:abstractNum>
  <w:num w:numId="1">
    <w:abstractNumId w:val="6"/>
  </w:num>
  <w:num w:numId="2">
    <w:abstractNumId w:val="4"/>
  </w:num>
  <w:num w:numId="3">
    <w:abstractNumId w:val="8"/>
  </w:num>
  <w:num w:numId="4">
    <w:abstractNumId w:val="5"/>
  </w:num>
  <w:num w:numId="5">
    <w:abstractNumId w:val="0"/>
  </w:num>
  <w:num w:numId="6">
    <w:abstractNumId w:val="10"/>
  </w:num>
  <w:num w:numId="7">
    <w:abstractNumId w:val="7"/>
  </w:num>
  <w:num w:numId="8">
    <w:abstractNumId w:val="1"/>
  </w:num>
  <w:num w:numId="9">
    <w:abstractNumId w:val="3"/>
  </w:num>
  <w:num w:numId="10">
    <w:abstractNumId w:val="2"/>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
    <w15:presenceInfo w15:providerId="None" w15:userId="TR"/>
  </w15:person>
  <w15:person w15:author="Yan">
    <w15:presenceInfo w15:providerId="None" w15:userId="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AD0"/>
    <w:rsid w:val="00003917"/>
    <w:rsid w:val="000505D8"/>
    <w:rsid w:val="00057DE7"/>
    <w:rsid w:val="00061944"/>
    <w:rsid w:val="000B423C"/>
    <w:rsid w:val="000D184C"/>
    <w:rsid w:val="000D537B"/>
    <w:rsid w:val="000F1638"/>
    <w:rsid w:val="00100D53"/>
    <w:rsid w:val="00106FB0"/>
    <w:rsid w:val="00107D5C"/>
    <w:rsid w:val="00125668"/>
    <w:rsid w:val="00132648"/>
    <w:rsid w:val="00132740"/>
    <w:rsid w:val="00132FD8"/>
    <w:rsid w:val="00164FCF"/>
    <w:rsid w:val="001A3D3D"/>
    <w:rsid w:val="001C6386"/>
    <w:rsid w:val="001E33AC"/>
    <w:rsid w:val="001E49FB"/>
    <w:rsid w:val="001F7F39"/>
    <w:rsid w:val="002164CD"/>
    <w:rsid w:val="00233EE1"/>
    <w:rsid w:val="0023534D"/>
    <w:rsid w:val="00260545"/>
    <w:rsid w:val="00263581"/>
    <w:rsid w:val="0026666E"/>
    <w:rsid w:val="00266A9E"/>
    <w:rsid w:val="00295418"/>
    <w:rsid w:val="002C1265"/>
    <w:rsid w:val="002C7D8E"/>
    <w:rsid w:val="002F682D"/>
    <w:rsid w:val="00302EEB"/>
    <w:rsid w:val="003229ED"/>
    <w:rsid w:val="00322C23"/>
    <w:rsid w:val="00326BAC"/>
    <w:rsid w:val="00331CD4"/>
    <w:rsid w:val="00350995"/>
    <w:rsid w:val="00355D99"/>
    <w:rsid w:val="00374951"/>
    <w:rsid w:val="003A3D8D"/>
    <w:rsid w:val="003A5C75"/>
    <w:rsid w:val="003F6BCE"/>
    <w:rsid w:val="003F796D"/>
    <w:rsid w:val="004007B3"/>
    <w:rsid w:val="004264F6"/>
    <w:rsid w:val="004278FA"/>
    <w:rsid w:val="00433AC9"/>
    <w:rsid w:val="00435117"/>
    <w:rsid w:val="00452045"/>
    <w:rsid w:val="0048113B"/>
    <w:rsid w:val="004B41FC"/>
    <w:rsid w:val="004C50A9"/>
    <w:rsid w:val="004D1C0B"/>
    <w:rsid w:val="004D6446"/>
    <w:rsid w:val="004E3BC4"/>
    <w:rsid w:val="00584E2C"/>
    <w:rsid w:val="0059023A"/>
    <w:rsid w:val="005A04FA"/>
    <w:rsid w:val="005A7954"/>
    <w:rsid w:val="005B3413"/>
    <w:rsid w:val="005F01E3"/>
    <w:rsid w:val="005F6BC7"/>
    <w:rsid w:val="00610F13"/>
    <w:rsid w:val="00611077"/>
    <w:rsid w:val="00623603"/>
    <w:rsid w:val="00627905"/>
    <w:rsid w:val="006418E6"/>
    <w:rsid w:val="00645371"/>
    <w:rsid w:val="00665153"/>
    <w:rsid w:val="0067534E"/>
    <w:rsid w:val="00694601"/>
    <w:rsid w:val="006A18D1"/>
    <w:rsid w:val="006A785E"/>
    <w:rsid w:val="006C405A"/>
    <w:rsid w:val="006F4723"/>
    <w:rsid w:val="00774940"/>
    <w:rsid w:val="007F3B89"/>
    <w:rsid w:val="007F623E"/>
    <w:rsid w:val="0080094F"/>
    <w:rsid w:val="00824E01"/>
    <w:rsid w:val="00857AE0"/>
    <w:rsid w:val="00861AA9"/>
    <w:rsid w:val="00864F2D"/>
    <w:rsid w:val="008934BB"/>
    <w:rsid w:val="008B47B1"/>
    <w:rsid w:val="008C342D"/>
    <w:rsid w:val="008D1920"/>
    <w:rsid w:val="008D3AD0"/>
    <w:rsid w:val="008D561A"/>
    <w:rsid w:val="00917567"/>
    <w:rsid w:val="009211C6"/>
    <w:rsid w:val="009513EB"/>
    <w:rsid w:val="009550C9"/>
    <w:rsid w:val="00955526"/>
    <w:rsid w:val="009628C5"/>
    <w:rsid w:val="009B2175"/>
    <w:rsid w:val="009D37A5"/>
    <w:rsid w:val="009D4A96"/>
    <w:rsid w:val="009D7694"/>
    <w:rsid w:val="009E2126"/>
    <w:rsid w:val="009E76E6"/>
    <w:rsid w:val="009F6BC8"/>
    <w:rsid w:val="00A12DE0"/>
    <w:rsid w:val="00A13C02"/>
    <w:rsid w:val="00A31BB1"/>
    <w:rsid w:val="00A528C8"/>
    <w:rsid w:val="00A55548"/>
    <w:rsid w:val="00A56A8A"/>
    <w:rsid w:val="00B67882"/>
    <w:rsid w:val="00B839AC"/>
    <w:rsid w:val="00BA1B64"/>
    <w:rsid w:val="00BA1C01"/>
    <w:rsid w:val="00BB157A"/>
    <w:rsid w:val="00BC2293"/>
    <w:rsid w:val="00BD596A"/>
    <w:rsid w:val="00BF539E"/>
    <w:rsid w:val="00C11EBB"/>
    <w:rsid w:val="00C22646"/>
    <w:rsid w:val="00C240CD"/>
    <w:rsid w:val="00C2757F"/>
    <w:rsid w:val="00C35419"/>
    <w:rsid w:val="00C43BCB"/>
    <w:rsid w:val="00C7392D"/>
    <w:rsid w:val="00C92A81"/>
    <w:rsid w:val="00CB74A4"/>
    <w:rsid w:val="00CE5715"/>
    <w:rsid w:val="00D006C6"/>
    <w:rsid w:val="00D25D24"/>
    <w:rsid w:val="00D32B1B"/>
    <w:rsid w:val="00D378EB"/>
    <w:rsid w:val="00D745D6"/>
    <w:rsid w:val="00D87AEB"/>
    <w:rsid w:val="00D9260A"/>
    <w:rsid w:val="00DB6854"/>
    <w:rsid w:val="00DC5EFC"/>
    <w:rsid w:val="00DE1703"/>
    <w:rsid w:val="00DE4FC4"/>
    <w:rsid w:val="00E07D6C"/>
    <w:rsid w:val="00E44072"/>
    <w:rsid w:val="00E45D08"/>
    <w:rsid w:val="00E47692"/>
    <w:rsid w:val="00E576E1"/>
    <w:rsid w:val="00E6662F"/>
    <w:rsid w:val="00E74F52"/>
    <w:rsid w:val="00E86995"/>
    <w:rsid w:val="00E96BB2"/>
    <w:rsid w:val="00F067A4"/>
    <w:rsid w:val="00F06AE6"/>
    <w:rsid w:val="00F07D0B"/>
    <w:rsid w:val="00F5613E"/>
    <w:rsid w:val="00F75518"/>
    <w:rsid w:val="00F801FB"/>
    <w:rsid w:val="00F843AC"/>
    <w:rsid w:val="00FC2AE9"/>
    <w:rsid w:val="00FD46D5"/>
    <w:rsid w:val="00FD5FD5"/>
    <w:rsid w:val="00FE61A0"/>
    <w:rsid w:val="00FF00B7"/>
    <w:rsid w:val="00FF5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3090D9"/>
  <w15:docId w15:val="{DF99A10D-6D04-4D59-AD00-919663E3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C7392D"/>
    <w:pPr>
      <w:tabs>
        <w:tab w:val="center" w:pos="4153"/>
        <w:tab w:val="right" w:pos="8306"/>
      </w:tabs>
      <w:snapToGrid w:val="0"/>
      <w:jc w:val="left"/>
    </w:pPr>
    <w:rPr>
      <w:sz w:val="18"/>
      <w:szCs w:val="18"/>
    </w:rPr>
  </w:style>
  <w:style w:type="character" w:styleId="a4">
    <w:name w:val="page number"/>
    <w:basedOn w:val="a0"/>
    <w:rsid w:val="00C7392D"/>
  </w:style>
  <w:style w:type="paragraph" w:styleId="a5">
    <w:name w:val="header"/>
    <w:basedOn w:val="a"/>
    <w:link w:val="a6"/>
    <w:qFormat/>
    <w:rsid w:val="00B6788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qFormat/>
    <w:rsid w:val="00B67882"/>
    <w:rPr>
      <w:kern w:val="2"/>
      <w:sz w:val="18"/>
      <w:szCs w:val="18"/>
    </w:rPr>
  </w:style>
  <w:style w:type="paragraph" w:styleId="a7">
    <w:name w:val="List Paragraph"/>
    <w:basedOn w:val="a"/>
    <w:uiPriority w:val="34"/>
    <w:qFormat/>
    <w:rsid w:val="00F07D0B"/>
    <w:pPr>
      <w:ind w:firstLineChars="200" w:firstLine="420"/>
    </w:pPr>
  </w:style>
  <w:style w:type="paragraph" w:styleId="a8">
    <w:name w:val="Balloon Text"/>
    <w:basedOn w:val="a"/>
    <w:link w:val="a9"/>
    <w:rsid w:val="003229ED"/>
    <w:rPr>
      <w:sz w:val="18"/>
      <w:szCs w:val="18"/>
    </w:rPr>
  </w:style>
  <w:style w:type="character" w:customStyle="1" w:styleId="a9">
    <w:name w:val="批注框文本 字符"/>
    <w:basedOn w:val="a0"/>
    <w:link w:val="a8"/>
    <w:rsid w:val="003229ED"/>
    <w:rPr>
      <w:kern w:val="2"/>
      <w:sz w:val="18"/>
      <w:szCs w:val="18"/>
    </w:rPr>
  </w:style>
  <w:style w:type="character" w:styleId="aa">
    <w:name w:val="annotation reference"/>
    <w:basedOn w:val="a0"/>
    <w:rsid w:val="00164FCF"/>
    <w:rPr>
      <w:sz w:val="21"/>
      <w:szCs w:val="21"/>
    </w:rPr>
  </w:style>
  <w:style w:type="paragraph" w:styleId="ab">
    <w:name w:val="annotation text"/>
    <w:basedOn w:val="a"/>
    <w:link w:val="ac"/>
    <w:rsid w:val="00164FCF"/>
    <w:pPr>
      <w:jc w:val="left"/>
    </w:pPr>
  </w:style>
  <w:style w:type="character" w:customStyle="1" w:styleId="ac">
    <w:name w:val="批注文字 字符"/>
    <w:basedOn w:val="a0"/>
    <w:link w:val="ab"/>
    <w:rsid w:val="00164FCF"/>
    <w:rPr>
      <w:kern w:val="2"/>
      <w:sz w:val="21"/>
      <w:szCs w:val="24"/>
    </w:rPr>
  </w:style>
  <w:style w:type="paragraph" w:styleId="ad">
    <w:name w:val="annotation subject"/>
    <w:basedOn w:val="ab"/>
    <w:next w:val="ab"/>
    <w:link w:val="ae"/>
    <w:rsid w:val="00164FCF"/>
    <w:rPr>
      <w:b/>
      <w:bCs/>
    </w:rPr>
  </w:style>
  <w:style w:type="character" w:customStyle="1" w:styleId="ae">
    <w:name w:val="批注主题 字符"/>
    <w:basedOn w:val="ac"/>
    <w:link w:val="ad"/>
    <w:rsid w:val="00164FCF"/>
    <w:rPr>
      <w:b/>
      <w:bCs/>
      <w:kern w:val="2"/>
      <w:sz w:val="21"/>
      <w:szCs w:val="24"/>
    </w:rPr>
  </w:style>
  <w:style w:type="table" w:styleId="af">
    <w:name w:val="Table Grid"/>
    <w:basedOn w:val="a1"/>
    <w:rsid w:val="001A3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37985">
      <w:bodyDiv w:val="1"/>
      <w:marLeft w:val="0"/>
      <w:marRight w:val="0"/>
      <w:marTop w:val="0"/>
      <w:marBottom w:val="0"/>
      <w:divBdr>
        <w:top w:val="none" w:sz="0" w:space="0" w:color="auto"/>
        <w:left w:val="none" w:sz="0" w:space="0" w:color="auto"/>
        <w:bottom w:val="none" w:sz="0" w:space="0" w:color="auto"/>
        <w:right w:val="none" w:sz="0" w:space="0" w:color="auto"/>
      </w:divBdr>
    </w:div>
    <w:div w:id="168717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8" Type="http://schemas.openxmlformats.org/officeDocument/2006/relationships/oleObject" Target="embeddings/oleObject42.bin"/><Relationship Id="rId13" Type="http://schemas.openxmlformats.org/officeDocument/2006/relationships/oleObject" Target="embeddings/oleObject97.bin"/><Relationship Id="rId3" Type="http://schemas.openxmlformats.org/officeDocument/2006/relationships/image" Target="media/image31.wmf"/><Relationship Id="rId7" Type="http://schemas.openxmlformats.org/officeDocument/2006/relationships/image" Target="media/image35.wmf"/><Relationship Id="rId12" Type="http://schemas.openxmlformats.org/officeDocument/2006/relationships/oleObject" Target="embeddings/oleObject82.bin"/><Relationship Id="rId17" Type="http://schemas.openxmlformats.org/officeDocument/2006/relationships/oleObject" Target="embeddings/oleObject244.bin"/><Relationship Id="rId2" Type="http://schemas.openxmlformats.org/officeDocument/2006/relationships/oleObject" Target="embeddings/oleObject19.bin"/><Relationship Id="rId16" Type="http://schemas.openxmlformats.org/officeDocument/2006/relationships/image" Target="media/image156.wmf"/><Relationship Id="rId1" Type="http://schemas.openxmlformats.org/officeDocument/2006/relationships/image" Target="media/image16.wmf"/><Relationship Id="rId6" Type="http://schemas.openxmlformats.org/officeDocument/2006/relationships/oleObject" Target="embeddings/oleObject41.bin"/><Relationship Id="rId11" Type="http://schemas.openxmlformats.org/officeDocument/2006/relationships/image" Target="media/image63.wmf"/><Relationship Id="rId5" Type="http://schemas.openxmlformats.org/officeDocument/2006/relationships/image" Target="media/image34.wmf"/><Relationship Id="rId15" Type="http://schemas.openxmlformats.org/officeDocument/2006/relationships/oleObject" Target="embeddings/oleObject106.bin"/><Relationship Id="rId10" Type="http://schemas.openxmlformats.org/officeDocument/2006/relationships/oleObject" Target="embeddings/oleObject43.bin"/><Relationship Id="rId4" Type="http://schemas.openxmlformats.org/officeDocument/2006/relationships/oleObject" Target="embeddings/oleObject34.bin"/><Relationship Id="rId9" Type="http://schemas.openxmlformats.org/officeDocument/2006/relationships/image" Target="media/image28.wmf"/><Relationship Id="rId14" Type="http://schemas.openxmlformats.org/officeDocument/2006/relationships/oleObject" Target="embeddings/oleObject105.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89.bin"/><Relationship Id="rId21" Type="http://schemas.openxmlformats.org/officeDocument/2006/relationships/image" Target="media/image6.wmf"/><Relationship Id="rId63" Type="http://schemas.openxmlformats.org/officeDocument/2006/relationships/oleObject" Target="embeddings/oleObject28.bin"/><Relationship Id="rId159" Type="http://schemas.openxmlformats.org/officeDocument/2006/relationships/oleObject" Target="embeddings/oleObject91.bin"/><Relationship Id="rId324" Type="http://schemas.openxmlformats.org/officeDocument/2006/relationships/oleObject" Target="embeddings/oleObject203.bin"/><Relationship Id="rId366" Type="http://schemas.openxmlformats.org/officeDocument/2006/relationships/image" Target="media/image140.wmf"/><Relationship Id="rId170" Type="http://schemas.openxmlformats.org/officeDocument/2006/relationships/oleObject" Target="embeddings/oleObject103.bin"/><Relationship Id="rId226" Type="http://schemas.openxmlformats.org/officeDocument/2006/relationships/image" Target="media/image84.wmf"/><Relationship Id="rId433" Type="http://schemas.openxmlformats.org/officeDocument/2006/relationships/oleObject" Target="embeddings/oleObject263.bin"/><Relationship Id="rId268" Type="http://schemas.openxmlformats.org/officeDocument/2006/relationships/oleObject" Target="embeddings/oleObject169.bin"/><Relationship Id="rId32" Type="http://schemas.openxmlformats.org/officeDocument/2006/relationships/oleObject" Target="embeddings/oleObject13.bin"/><Relationship Id="rId74" Type="http://schemas.openxmlformats.org/officeDocument/2006/relationships/image" Target="media/image32.wmf"/><Relationship Id="rId128" Type="http://schemas.openxmlformats.org/officeDocument/2006/relationships/oleObject" Target="embeddings/oleObject68.bin"/><Relationship Id="rId335" Type="http://schemas.openxmlformats.org/officeDocument/2006/relationships/image" Target="media/image127.wmf"/><Relationship Id="rId377" Type="http://schemas.openxmlformats.org/officeDocument/2006/relationships/oleObject" Target="embeddings/oleObject232.bin"/><Relationship Id="rId5" Type="http://schemas.openxmlformats.org/officeDocument/2006/relationships/footnotes" Target="footnotes.xml"/><Relationship Id="rId181" Type="http://schemas.openxmlformats.org/officeDocument/2006/relationships/oleObject" Target="embeddings/oleObject113.bin"/><Relationship Id="rId237" Type="http://schemas.openxmlformats.org/officeDocument/2006/relationships/image" Target="media/image89.wmf"/><Relationship Id="rId402" Type="http://schemas.openxmlformats.org/officeDocument/2006/relationships/oleObject" Target="embeddings/oleObject246.bin"/><Relationship Id="rId279" Type="http://schemas.openxmlformats.org/officeDocument/2006/relationships/oleObject" Target="embeddings/oleObject178.bin"/><Relationship Id="rId444" Type="http://schemas.openxmlformats.org/officeDocument/2006/relationships/image" Target="media/image178.emf"/><Relationship Id="rId43" Type="http://schemas.openxmlformats.org/officeDocument/2006/relationships/comments" Target="comments.xml"/><Relationship Id="rId139" Type="http://schemas.openxmlformats.org/officeDocument/2006/relationships/oleObject" Target="embeddings/oleObject76.bin"/><Relationship Id="rId290" Type="http://schemas.openxmlformats.org/officeDocument/2006/relationships/oleObject" Target="embeddings/oleObject184.bin"/><Relationship Id="rId304" Type="http://schemas.openxmlformats.org/officeDocument/2006/relationships/image" Target="media/image113.wmf"/><Relationship Id="rId346" Type="http://schemas.openxmlformats.org/officeDocument/2006/relationships/oleObject" Target="embeddings/oleObject214.bin"/><Relationship Id="rId388" Type="http://schemas.openxmlformats.org/officeDocument/2006/relationships/oleObject" Target="embeddings/oleObject238.bin"/><Relationship Id="rId85" Type="http://schemas.openxmlformats.org/officeDocument/2006/relationships/oleObject" Target="embeddings/oleObject45.bin"/><Relationship Id="rId150" Type="http://schemas.openxmlformats.org/officeDocument/2006/relationships/oleObject" Target="embeddings/oleObject84.bin"/><Relationship Id="rId192" Type="http://schemas.openxmlformats.org/officeDocument/2006/relationships/oleObject" Target="embeddings/oleObject120.bin"/><Relationship Id="rId206" Type="http://schemas.openxmlformats.org/officeDocument/2006/relationships/image" Target="media/image77.wmf"/><Relationship Id="rId413" Type="http://schemas.openxmlformats.org/officeDocument/2006/relationships/image" Target="media/image164.wmf"/><Relationship Id="rId248" Type="http://schemas.openxmlformats.org/officeDocument/2006/relationships/image" Target="media/image94.wmf"/><Relationship Id="rId455" Type="http://schemas.openxmlformats.org/officeDocument/2006/relationships/theme" Target="theme/theme1.xml"/><Relationship Id="rId12" Type="http://schemas.openxmlformats.org/officeDocument/2006/relationships/oleObject" Target="embeddings/oleObject2.bin"/><Relationship Id="rId108" Type="http://schemas.openxmlformats.org/officeDocument/2006/relationships/image" Target="media/image47.wmf"/><Relationship Id="rId315" Type="http://schemas.openxmlformats.org/officeDocument/2006/relationships/oleObject" Target="embeddings/oleObject198.bin"/><Relationship Id="rId357" Type="http://schemas.openxmlformats.org/officeDocument/2006/relationships/oleObject" Target="embeddings/oleObject221.bin"/><Relationship Id="rId54" Type="http://schemas.openxmlformats.org/officeDocument/2006/relationships/image" Target="media/image21.wmf"/><Relationship Id="rId96" Type="http://schemas.openxmlformats.org/officeDocument/2006/relationships/image" Target="media/image41.wmf"/><Relationship Id="rId161" Type="http://schemas.openxmlformats.org/officeDocument/2006/relationships/oleObject" Target="embeddings/oleObject93.bin"/><Relationship Id="rId217" Type="http://schemas.openxmlformats.org/officeDocument/2006/relationships/oleObject" Target="embeddings/oleObject138.bin"/><Relationship Id="rId399" Type="http://schemas.openxmlformats.org/officeDocument/2006/relationships/image" Target="media/image157.wmf"/><Relationship Id="rId259" Type="http://schemas.openxmlformats.org/officeDocument/2006/relationships/image" Target="media/image98.wmf"/><Relationship Id="rId424" Type="http://schemas.openxmlformats.org/officeDocument/2006/relationships/oleObject" Target="embeddings/oleObject258.bin"/><Relationship Id="rId23" Type="http://schemas.openxmlformats.org/officeDocument/2006/relationships/image" Target="media/image7.wmf"/><Relationship Id="rId119" Type="http://schemas.openxmlformats.org/officeDocument/2006/relationships/oleObject" Target="embeddings/oleObject62.bin"/><Relationship Id="rId270" Type="http://schemas.openxmlformats.org/officeDocument/2006/relationships/oleObject" Target="embeddings/oleObject171.bin"/><Relationship Id="rId326" Type="http://schemas.openxmlformats.org/officeDocument/2006/relationships/oleObject" Target="embeddings/oleObject204.bin"/><Relationship Id="rId65" Type="http://schemas.openxmlformats.org/officeDocument/2006/relationships/oleObject" Target="embeddings/oleObject29.bin"/><Relationship Id="rId130" Type="http://schemas.openxmlformats.org/officeDocument/2006/relationships/oleObject" Target="embeddings/oleObject69.bin"/><Relationship Id="rId368" Type="http://schemas.openxmlformats.org/officeDocument/2006/relationships/image" Target="media/image141.wmf"/><Relationship Id="rId172" Type="http://schemas.openxmlformats.org/officeDocument/2006/relationships/oleObject" Target="embeddings/oleObject104.bin"/><Relationship Id="rId228" Type="http://schemas.openxmlformats.org/officeDocument/2006/relationships/image" Target="media/image85.wmf"/><Relationship Id="rId435" Type="http://schemas.openxmlformats.org/officeDocument/2006/relationships/image" Target="media/image173.wmf"/><Relationship Id="rId281" Type="http://schemas.openxmlformats.org/officeDocument/2006/relationships/image" Target="media/image102.wmf"/><Relationship Id="rId337" Type="http://schemas.openxmlformats.org/officeDocument/2006/relationships/image" Target="media/image128.wmf"/><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oleObject" Target="embeddings/oleObject77.bin"/><Relationship Id="rId379" Type="http://schemas.openxmlformats.org/officeDocument/2006/relationships/oleObject" Target="embeddings/oleObject233.bin"/><Relationship Id="rId7" Type="http://schemas.openxmlformats.org/officeDocument/2006/relationships/footer" Target="footer1.xml"/><Relationship Id="rId183" Type="http://schemas.openxmlformats.org/officeDocument/2006/relationships/oleObject" Target="embeddings/oleObject115.bin"/><Relationship Id="rId239" Type="http://schemas.openxmlformats.org/officeDocument/2006/relationships/oleObject" Target="embeddings/oleObject150.bin"/><Relationship Id="rId390" Type="http://schemas.openxmlformats.org/officeDocument/2006/relationships/oleObject" Target="embeddings/oleObject239.bin"/><Relationship Id="rId404" Type="http://schemas.openxmlformats.org/officeDocument/2006/relationships/oleObject" Target="embeddings/oleObject247.bin"/><Relationship Id="rId446" Type="http://schemas.openxmlformats.org/officeDocument/2006/relationships/image" Target="media/image180.emf"/><Relationship Id="rId250" Type="http://schemas.openxmlformats.org/officeDocument/2006/relationships/oleObject" Target="embeddings/oleObject156.bin"/><Relationship Id="rId292" Type="http://schemas.openxmlformats.org/officeDocument/2006/relationships/oleObject" Target="embeddings/oleObject185.bin"/><Relationship Id="rId306" Type="http://schemas.openxmlformats.org/officeDocument/2006/relationships/oleObject" Target="embeddings/oleObject193.bin"/><Relationship Id="rId45" Type="http://schemas.microsoft.com/office/2016/09/relationships/commentsIds" Target="commentsIds.xml"/><Relationship Id="rId87" Type="http://schemas.openxmlformats.org/officeDocument/2006/relationships/oleObject" Target="embeddings/oleObject46.bin"/><Relationship Id="rId110" Type="http://schemas.openxmlformats.org/officeDocument/2006/relationships/image" Target="media/image48.wmf"/><Relationship Id="rId348" Type="http://schemas.openxmlformats.org/officeDocument/2006/relationships/oleObject" Target="embeddings/oleObject215.bin"/><Relationship Id="rId152" Type="http://schemas.openxmlformats.org/officeDocument/2006/relationships/oleObject" Target="embeddings/oleObject85.bin"/><Relationship Id="rId194" Type="http://schemas.openxmlformats.org/officeDocument/2006/relationships/oleObject" Target="embeddings/oleObject121.bin"/><Relationship Id="rId208" Type="http://schemas.openxmlformats.org/officeDocument/2006/relationships/oleObject" Target="embeddings/oleObject131.bin"/><Relationship Id="rId415" Type="http://schemas.openxmlformats.org/officeDocument/2006/relationships/oleObject" Target="embeddings/oleObject253.bin"/><Relationship Id="rId261" Type="http://schemas.openxmlformats.org/officeDocument/2006/relationships/image" Target="media/image99.wmf"/><Relationship Id="rId14" Type="http://schemas.openxmlformats.org/officeDocument/2006/relationships/oleObject" Target="embeddings/oleObject3.bin"/><Relationship Id="rId56" Type="http://schemas.openxmlformats.org/officeDocument/2006/relationships/image" Target="media/image22.wmf"/><Relationship Id="rId317" Type="http://schemas.openxmlformats.org/officeDocument/2006/relationships/oleObject" Target="embeddings/oleObject199.bin"/><Relationship Id="rId359" Type="http://schemas.openxmlformats.org/officeDocument/2006/relationships/oleObject" Target="embeddings/oleObject222.bin"/><Relationship Id="rId98" Type="http://schemas.openxmlformats.org/officeDocument/2006/relationships/image" Target="media/image42.wmf"/><Relationship Id="rId121" Type="http://schemas.openxmlformats.org/officeDocument/2006/relationships/oleObject" Target="embeddings/oleObject63.bin"/><Relationship Id="rId163" Type="http://schemas.openxmlformats.org/officeDocument/2006/relationships/oleObject" Target="embeddings/oleObject95.bin"/><Relationship Id="rId219" Type="http://schemas.openxmlformats.org/officeDocument/2006/relationships/oleObject" Target="embeddings/oleObject139.bin"/><Relationship Id="rId370" Type="http://schemas.openxmlformats.org/officeDocument/2006/relationships/image" Target="media/image142.wmf"/><Relationship Id="rId426" Type="http://schemas.openxmlformats.org/officeDocument/2006/relationships/oleObject" Target="embeddings/oleObject259.bin"/><Relationship Id="rId230" Type="http://schemas.openxmlformats.org/officeDocument/2006/relationships/image" Target="media/image86.wmf"/><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oleObject" Target="embeddings/oleObject173.bin"/><Relationship Id="rId328" Type="http://schemas.openxmlformats.org/officeDocument/2006/relationships/oleObject" Target="embeddings/oleObject205.bin"/><Relationship Id="rId132" Type="http://schemas.openxmlformats.org/officeDocument/2006/relationships/image" Target="media/image57.wmf"/><Relationship Id="rId174" Type="http://schemas.openxmlformats.org/officeDocument/2006/relationships/oleObject" Target="embeddings/oleObject107.bin"/><Relationship Id="rId381" Type="http://schemas.openxmlformats.org/officeDocument/2006/relationships/image" Target="media/image147.wmf"/><Relationship Id="rId241" Type="http://schemas.openxmlformats.org/officeDocument/2006/relationships/oleObject" Target="embeddings/oleObject151.bin"/><Relationship Id="rId437" Type="http://schemas.openxmlformats.org/officeDocument/2006/relationships/image" Target="media/image174.wmf"/><Relationship Id="rId36" Type="http://schemas.openxmlformats.org/officeDocument/2006/relationships/oleObject" Target="embeddings/oleObject15.bin"/><Relationship Id="rId283" Type="http://schemas.openxmlformats.org/officeDocument/2006/relationships/image" Target="media/image103.wmf"/><Relationship Id="rId339" Type="http://schemas.openxmlformats.org/officeDocument/2006/relationships/image" Target="media/image129.wmf"/><Relationship Id="rId78" Type="http://schemas.openxmlformats.org/officeDocument/2006/relationships/oleObject" Target="embeddings/oleObject38.bin"/><Relationship Id="rId101" Type="http://schemas.openxmlformats.org/officeDocument/2006/relationships/oleObject" Target="embeddings/oleObject53.bin"/><Relationship Id="rId143" Type="http://schemas.openxmlformats.org/officeDocument/2006/relationships/image" Target="media/image60.wmf"/><Relationship Id="rId185" Type="http://schemas.openxmlformats.org/officeDocument/2006/relationships/image" Target="media/image69.wmf"/><Relationship Id="rId350" Type="http://schemas.openxmlformats.org/officeDocument/2006/relationships/oleObject" Target="embeddings/oleObject216.bin"/><Relationship Id="rId406" Type="http://schemas.openxmlformats.org/officeDocument/2006/relationships/oleObject" Target="embeddings/oleObject248.bin"/><Relationship Id="rId9" Type="http://schemas.openxmlformats.org/officeDocument/2006/relationships/image" Target="media/image1.wmf"/><Relationship Id="rId210" Type="http://schemas.openxmlformats.org/officeDocument/2006/relationships/oleObject" Target="embeddings/oleObject132.bin"/><Relationship Id="rId392" Type="http://schemas.openxmlformats.org/officeDocument/2006/relationships/oleObject" Target="embeddings/oleObject240.bin"/><Relationship Id="rId448" Type="http://schemas.openxmlformats.org/officeDocument/2006/relationships/package" Target="embeddings/Microsoft_Visio_Drawing.vsdx"/><Relationship Id="rId252" Type="http://schemas.openxmlformats.org/officeDocument/2006/relationships/oleObject" Target="embeddings/oleObject157.bin"/><Relationship Id="rId294" Type="http://schemas.openxmlformats.org/officeDocument/2006/relationships/oleObject" Target="embeddings/oleObject186.bin"/><Relationship Id="rId308" Type="http://schemas.openxmlformats.org/officeDocument/2006/relationships/oleObject" Target="embeddings/oleObject194.bin"/><Relationship Id="rId47" Type="http://schemas.openxmlformats.org/officeDocument/2006/relationships/oleObject" Target="embeddings/oleObject20.bin"/><Relationship Id="rId89" Type="http://schemas.openxmlformats.org/officeDocument/2006/relationships/oleObject" Target="embeddings/oleObject47.bin"/><Relationship Id="rId112" Type="http://schemas.openxmlformats.org/officeDocument/2006/relationships/image" Target="media/image49.wmf"/><Relationship Id="rId154" Type="http://schemas.openxmlformats.org/officeDocument/2006/relationships/oleObject" Target="embeddings/oleObject86.bin"/><Relationship Id="rId361" Type="http://schemas.openxmlformats.org/officeDocument/2006/relationships/oleObject" Target="embeddings/oleObject223.bin"/><Relationship Id="rId196" Type="http://schemas.openxmlformats.org/officeDocument/2006/relationships/oleObject" Target="embeddings/oleObject123.bin"/><Relationship Id="rId417" Type="http://schemas.openxmlformats.org/officeDocument/2006/relationships/oleObject" Target="embeddings/oleObject254.bin"/><Relationship Id="rId16" Type="http://schemas.openxmlformats.org/officeDocument/2006/relationships/oleObject" Target="embeddings/oleObject4.bin"/><Relationship Id="rId221" Type="http://schemas.openxmlformats.org/officeDocument/2006/relationships/oleObject" Target="embeddings/oleObject140.bin"/><Relationship Id="rId263" Type="http://schemas.openxmlformats.org/officeDocument/2006/relationships/oleObject" Target="embeddings/oleObject164.bin"/><Relationship Id="rId319" Type="http://schemas.openxmlformats.org/officeDocument/2006/relationships/oleObject" Target="embeddings/oleObject200.bin"/><Relationship Id="rId58" Type="http://schemas.openxmlformats.org/officeDocument/2006/relationships/image" Target="media/image23.wmf"/><Relationship Id="rId123" Type="http://schemas.openxmlformats.org/officeDocument/2006/relationships/image" Target="media/image54.wmf"/><Relationship Id="rId330" Type="http://schemas.openxmlformats.org/officeDocument/2006/relationships/oleObject" Target="embeddings/oleObject206.bin"/><Relationship Id="rId165" Type="http://schemas.openxmlformats.org/officeDocument/2006/relationships/oleObject" Target="embeddings/oleObject98.bin"/><Relationship Id="rId372" Type="http://schemas.openxmlformats.org/officeDocument/2006/relationships/image" Target="media/image143.wmf"/><Relationship Id="rId428" Type="http://schemas.openxmlformats.org/officeDocument/2006/relationships/oleObject" Target="embeddings/oleObject260.bin"/><Relationship Id="rId232" Type="http://schemas.openxmlformats.org/officeDocument/2006/relationships/image" Target="media/image87.wmf"/><Relationship Id="rId274" Type="http://schemas.openxmlformats.org/officeDocument/2006/relationships/oleObject" Target="embeddings/oleObject175.bin"/><Relationship Id="rId27" Type="http://schemas.openxmlformats.org/officeDocument/2006/relationships/image" Target="media/image9.wmf"/><Relationship Id="rId69" Type="http://schemas.openxmlformats.org/officeDocument/2006/relationships/oleObject" Target="embeddings/oleObject31.bin"/><Relationship Id="rId134" Type="http://schemas.openxmlformats.org/officeDocument/2006/relationships/oleObject" Target="embeddings/oleObject72.bin"/><Relationship Id="rId80" Type="http://schemas.openxmlformats.org/officeDocument/2006/relationships/image" Target="media/image33.wmf"/><Relationship Id="rId176" Type="http://schemas.openxmlformats.org/officeDocument/2006/relationships/oleObject" Target="embeddings/oleObject109.bin"/><Relationship Id="rId341" Type="http://schemas.openxmlformats.org/officeDocument/2006/relationships/image" Target="media/image130.wmf"/><Relationship Id="rId383" Type="http://schemas.openxmlformats.org/officeDocument/2006/relationships/image" Target="media/image148.wmf"/><Relationship Id="rId439" Type="http://schemas.openxmlformats.org/officeDocument/2006/relationships/image" Target="media/image175.wmf"/><Relationship Id="rId201" Type="http://schemas.openxmlformats.org/officeDocument/2006/relationships/oleObject" Target="embeddings/oleObject127.bin"/><Relationship Id="rId243" Type="http://schemas.openxmlformats.org/officeDocument/2006/relationships/oleObject" Target="embeddings/oleObject152.bin"/><Relationship Id="rId285" Type="http://schemas.openxmlformats.org/officeDocument/2006/relationships/image" Target="media/image104.wmf"/><Relationship Id="rId450" Type="http://schemas.openxmlformats.org/officeDocument/2006/relationships/package" Target="embeddings/Microsoft_Visio_Drawing1.vsdx"/><Relationship Id="rId38" Type="http://schemas.openxmlformats.org/officeDocument/2006/relationships/oleObject" Target="embeddings/oleObject16.bin"/><Relationship Id="rId103" Type="http://schemas.openxmlformats.org/officeDocument/2006/relationships/oleObject" Target="embeddings/oleObject54.bin"/><Relationship Id="rId310" Type="http://schemas.openxmlformats.org/officeDocument/2006/relationships/image" Target="media/image115.wmf"/><Relationship Id="rId91" Type="http://schemas.openxmlformats.org/officeDocument/2006/relationships/oleObject" Target="embeddings/oleObject48.bin"/><Relationship Id="rId145" Type="http://schemas.openxmlformats.org/officeDocument/2006/relationships/image" Target="media/image61.wmf"/><Relationship Id="rId187" Type="http://schemas.openxmlformats.org/officeDocument/2006/relationships/image" Target="media/image70.wmf"/><Relationship Id="rId352" Type="http://schemas.openxmlformats.org/officeDocument/2006/relationships/oleObject" Target="embeddings/oleObject217.bin"/><Relationship Id="rId394" Type="http://schemas.openxmlformats.org/officeDocument/2006/relationships/oleObject" Target="embeddings/oleObject241.bin"/><Relationship Id="rId408" Type="http://schemas.openxmlformats.org/officeDocument/2006/relationships/oleObject" Target="embeddings/oleObject249.bin"/><Relationship Id="rId212" Type="http://schemas.openxmlformats.org/officeDocument/2006/relationships/oleObject" Target="embeddings/oleObject134.bin"/><Relationship Id="rId254" Type="http://schemas.openxmlformats.org/officeDocument/2006/relationships/image" Target="media/image96.wmf"/><Relationship Id="rId49" Type="http://schemas.openxmlformats.org/officeDocument/2006/relationships/oleObject" Target="embeddings/oleObject21.bin"/><Relationship Id="rId114" Type="http://schemas.openxmlformats.org/officeDocument/2006/relationships/image" Target="media/image50.wmf"/><Relationship Id="rId296" Type="http://schemas.openxmlformats.org/officeDocument/2006/relationships/oleObject" Target="embeddings/oleObject187.bin"/><Relationship Id="rId60" Type="http://schemas.openxmlformats.org/officeDocument/2006/relationships/image" Target="media/image24.wmf"/><Relationship Id="rId156" Type="http://schemas.openxmlformats.org/officeDocument/2006/relationships/oleObject" Target="embeddings/oleObject88.bin"/><Relationship Id="rId198" Type="http://schemas.openxmlformats.org/officeDocument/2006/relationships/oleObject" Target="embeddings/oleObject124.bin"/><Relationship Id="rId321" Type="http://schemas.openxmlformats.org/officeDocument/2006/relationships/image" Target="media/image120.wmf"/><Relationship Id="rId363" Type="http://schemas.openxmlformats.org/officeDocument/2006/relationships/oleObject" Target="embeddings/oleObject224.bin"/><Relationship Id="rId419" Type="http://schemas.openxmlformats.org/officeDocument/2006/relationships/image" Target="media/image166.wmf"/><Relationship Id="rId223" Type="http://schemas.openxmlformats.org/officeDocument/2006/relationships/oleObject" Target="embeddings/oleObject141.bin"/><Relationship Id="rId430" Type="http://schemas.openxmlformats.org/officeDocument/2006/relationships/oleObject" Target="embeddings/oleObject261.bin"/><Relationship Id="rId18" Type="http://schemas.openxmlformats.org/officeDocument/2006/relationships/image" Target="media/image5.wmf"/><Relationship Id="rId265" Type="http://schemas.openxmlformats.org/officeDocument/2006/relationships/oleObject" Target="embeddings/oleObject166.bin"/><Relationship Id="rId125" Type="http://schemas.openxmlformats.org/officeDocument/2006/relationships/oleObject" Target="embeddings/oleObject66.bin"/><Relationship Id="rId167" Type="http://schemas.openxmlformats.org/officeDocument/2006/relationships/oleObject" Target="embeddings/oleObject100.bin"/><Relationship Id="rId332" Type="http://schemas.openxmlformats.org/officeDocument/2006/relationships/oleObject" Target="embeddings/oleObject207.bin"/><Relationship Id="rId374" Type="http://schemas.openxmlformats.org/officeDocument/2006/relationships/image" Target="media/image144.wmf"/><Relationship Id="rId71" Type="http://schemas.openxmlformats.org/officeDocument/2006/relationships/oleObject" Target="embeddings/oleObject32.bin"/><Relationship Id="rId92" Type="http://schemas.openxmlformats.org/officeDocument/2006/relationships/image" Target="media/image39.wmf"/><Relationship Id="rId213" Type="http://schemas.openxmlformats.org/officeDocument/2006/relationships/oleObject" Target="embeddings/oleObject135.bin"/><Relationship Id="rId234" Type="http://schemas.openxmlformats.org/officeDocument/2006/relationships/image" Target="media/image88.wmf"/><Relationship Id="rId420" Type="http://schemas.openxmlformats.org/officeDocument/2006/relationships/oleObject" Target="embeddings/oleObject256.bin"/><Relationship Id="rId2" Type="http://schemas.openxmlformats.org/officeDocument/2006/relationships/styles" Target="styles.xml"/><Relationship Id="rId29" Type="http://schemas.openxmlformats.org/officeDocument/2006/relationships/image" Target="media/image10.wmf"/><Relationship Id="rId255" Type="http://schemas.openxmlformats.org/officeDocument/2006/relationships/oleObject" Target="embeddings/oleObject159.bin"/><Relationship Id="rId276" Type="http://schemas.openxmlformats.org/officeDocument/2006/relationships/oleObject" Target="embeddings/oleObject176.bin"/><Relationship Id="rId297" Type="http://schemas.openxmlformats.org/officeDocument/2006/relationships/image" Target="media/image110.wmf"/><Relationship Id="rId441" Type="http://schemas.openxmlformats.org/officeDocument/2006/relationships/image" Target="media/image176.wmf"/><Relationship Id="rId40" Type="http://schemas.openxmlformats.org/officeDocument/2006/relationships/oleObject" Target="embeddings/oleObject17.bin"/><Relationship Id="rId115" Type="http://schemas.openxmlformats.org/officeDocument/2006/relationships/oleObject" Target="embeddings/oleObject60.bin"/><Relationship Id="rId136" Type="http://schemas.openxmlformats.org/officeDocument/2006/relationships/oleObject" Target="embeddings/oleObject74.bin"/><Relationship Id="rId157" Type="http://schemas.openxmlformats.org/officeDocument/2006/relationships/oleObject" Target="embeddings/oleObject89.bin"/><Relationship Id="rId178" Type="http://schemas.openxmlformats.org/officeDocument/2006/relationships/oleObject" Target="embeddings/oleObject111.bin"/><Relationship Id="rId301" Type="http://schemas.openxmlformats.org/officeDocument/2006/relationships/oleObject" Target="embeddings/oleObject190.bin"/><Relationship Id="rId322" Type="http://schemas.openxmlformats.org/officeDocument/2006/relationships/oleObject" Target="embeddings/oleObject202.bin"/><Relationship Id="rId343" Type="http://schemas.openxmlformats.org/officeDocument/2006/relationships/image" Target="media/image131.wmf"/><Relationship Id="rId364" Type="http://schemas.openxmlformats.org/officeDocument/2006/relationships/oleObject" Target="embeddings/oleObject225.bin"/><Relationship Id="rId61" Type="http://schemas.openxmlformats.org/officeDocument/2006/relationships/oleObject" Target="embeddings/oleObject27.bin"/><Relationship Id="rId82" Type="http://schemas.openxmlformats.org/officeDocument/2006/relationships/image" Target="media/image36.wmf"/><Relationship Id="rId199" Type="http://schemas.openxmlformats.org/officeDocument/2006/relationships/oleObject" Target="embeddings/oleObject125.bin"/><Relationship Id="rId203" Type="http://schemas.openxmlformats.org/officeDocument/2006/relationships/oleObject" Target="embeddings/oleObject128.bin"/><Relationship Id="rId385" Type="http://schemas.openxmlformats.org/officeDocument/2006/relationships/image" Target="media/image149.wmf"/><Relationship Id="rId19" Type="http://schemas.openxmlformats.org/officeDocument/2006/relationships/oleObject" Target="embeddings/oleObject6.bin"/><Relationship Id="rId224" Type="http://schemas.openxmlformats.org/officeDocument/2006/relationships/image" Target="media/image83.wmf"/><Relationship Id="rId245" Type="http://schemas.openxmlformats.org/officeDocument/2006/relationships/oleObject" Target="embeddings/oleObject153.bin"/><Relationship Id="rId266" Type="http://schemas.openxmlformats.org/officeDocument/2006/relationships/oleObject" Target="embeddings/oleObject167.bin"/><Relationship Id="rId287" Type="http://schemas.openxmlformats.org/officeDocument/2006/relationships/image" Target="media/image105.wmf"/><Relationship Id="rId410" Type="http://schemas.openxmlformats.org/officeDocument/2006/relationships/oleObject" Target="embeddings/oleObject250.bin"/><Relationship Id="rId431" Type="http://schemas.openxmlformats.org/officeDocument/2006/relationships/oleObject" Target="embeddings/oleObject262.bin"/><Relationship Id="rId452" Type="http://schemas.openxmlformats.org/officeDocument/2006/relationships/image" Target="media/image184.jpeg"/><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image" Target="media/image55.wmf"/><Relationship Id="rId147" Type="http://schemas.openxmlformats.org/officeDocument/2006/relationships/image" Target="media/image62.wmf"/><Relationship Id="rId168" Type="http://schemas.openxmlformats.org/officeDocument/2006/relationships/oleObject" Target="embeddings/oleObject101.bin"/><Relationship Id="rId312" Type="http://schemas.openxmlformats.org/officeDocument/2006/relationships/image" Target="media/image116.wmf"/><Relationship Id="rId333" Type="http://schemas.openxmlformats.org/officeDocument/2006/relationships/image" Target="media/image126.wmf"/><Relationship Id="rId354" Type="http://schemas.openxmlformats.org/officeDocument/2006/relationships/oleObject" Target="embeddings/oleObject219.bin"/><Relationship Id="rId51" Type="http://schemas.openxmlformats.org/officeDocument/2006/relationships/oleObject" Target="embeddings/oleObject22.bin"/><Relationship Id="rId72" Type="http://schemas.openxmlformats.org/officeDocument/2006/relationships/image" Target="media/image30.wmf"/><Relationship Id="rId93" Type="http://schemas.openxmlformats.org/officeDocument/2006/relationships/oleObject" Target="embeddings/oleObject49.bin"/><Relationship Id="rId189" Type="http://schemas.openxmlformats.org/officeDocument/2006/relationships/image" Target="media/image71.wmf"/><Relationship Id="rId375" Type="http://schemas.openxmlformats.org/officeDocument/2006/relationships/oleObject" Target="embeddings/oleObject231.bin"/><Relationship Id="rId396" Type="http://schemas.openxmlformats.org/officeDocument/2006/relationships/oleObject" Target="embeddings/oleObject242.bin"/><Relationship Id="rId3" Type="http://schemas.openxmlformats.org/officeDocument/2006/relationships/settings" Target="settings.xml"/><Relationship Id="rId214" Type="http://schemas.openxmlformats.org/officeDocument/2006/relationships/oleObject" Target="embeddings/oleObject136.bin"/><Relationship Id="rId235" Type="http://schemas.openxmlformats.org/officeDocument/2006/relationships/oleObject" Target="embeddings/oleObject147.bin"/><Relationship Id="rId256" Type="http://schemas.openxmlformats.org/officeDocument/2006/relationships/oleObject" Target="embeddings/oleObject160.bin"/><Relationship Id="rId277" Type="http://schemas.openxmlformats.org/officeDocument/2006/relationships/oleObject" Target="embeddings/oleObject177.bin"/><Relationship Id="rId298" Type="http://schemas.openxmlformats.org/officeDocument/2006/relationships/oleObject" Target="embeddings/oleObject188.bin"/><Relationship Id="rId400" Type="http://schemas.openxmlformats.org/officeDocument/2006/relationships/oleObject" Target="embeddings/oleObject245.bin"/><Relationship Id="rId421" Type="http://schemas.openxmlformats.org/officeDocument/2006/relationships/image" Target="media/image167.wmf"/><Relationship Id="rId442" Type="http://schemas.openxmlformats.org/officeDocument/2006/relationships/oleObject" Target="embeddings/oleObject268.bin"/><Relationship Id="rId116" Type="http://schemas.openxmlformats.org/officeDocument/2006/relationships/image" Target="media/image51.wmf"/><Relationship Id="rId137" Type="http://schemas.openxmlformats.org/officeDocument/2006/relationships/oleObject" Target="embeddings/oleObject75.bin"/><Relationship Id="rId158" Type="http://schemas.openxmlformats.org/officeDocument/2006/relationships/oleObject" Target="embeddings/oleObject90.bin"/><Relationship Id="rId302" Type="http://schemas.openxmlformats.org/officeDocument/2006/relationships/image" Target="media/image112.wmf"/><Relationship Id="rId323" Type="http://schemas.openxmlformats.org/officeDocument/2006/relationships/image" Target="media/image121.wmf"/><Relationship Id="rId344" Type="http://schemas.openxmlformats.org/officeDocument/2006/relationships/oleObject" Target="embeddings/oleObject213.bin"/><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5.wmf"/><Relationship Id="rId83" Type="http://schemas.openxmlformats.org/officeDocument/2006/relationships/oleObject" Target="embeddings/oleObject44.bin"/><Relationship Id="rId179" Type="http://schemas.openxmlformats.org/officeDocument/2006/relationships/image" Target="media/image68.wmf"/><Relationship Id="rId365" Type="http://schemas.openxmlformats.org/officeDocument/2006/relationships/oleObject" Target="embeddings/oleObject226.bin"/><Relationship Id="rId386" Type="http://schemas.openxmlformats.org/officeDocument/2006/relationships/oleObject" Target="embeddings/oleObject237.bin"/><Relationship Id="rId190" Type="http://schemas.openxmlformats.org/officeDocument/2006/relationships/oleObject" Target="embeddings/oleObject119.bin"/><Relationship Id="rId204" Type="http://schemas.openxmlformats.org/officeDocument/2006/relationships/image" Target="media/image76.wmf"/><Relationship Id="rId225" Type="http://schemas.openxmlformats.org/officeDocument/2006/relationships/oleObject" Target="embeddings/oleObject142.bin"/><Relationship Id="rId246" Type="http://schemas.openxmlformats.org/officeDocument/2006/relationships/image" Target="media/image93.wmf"/><Relationship Id="rId267" Type="http://schemas.openxmlformats.org/officeDocument/2006/relationships/oleObject" Target="embeddings/oleObject168.bin"/><Relationship Id="rId288" Type="http://schemas.openxmlformats.org/officeDocument/2006/relationships/oleObject" Target="embeddings/oleObject183.bin"/><Relationship Id="rId411" Type="http://schemas.openxmlformats.org/officeDocument/2006/relationships/image" Target="media/image163.wmf"/><Relationship Id="rId432" Type="http://schemas.openxmlformats.org/officeDocument/2006/relationships/image" Target="media/image172.wmf"/><Relationship Id="rId453" Type="http://schemas.openxmlformats.org/officeDocument/2006/relationships/fontTable" Target="fontTable.xml"/><Relationship Id="rId106" Type="http://schemas.openxmlformats.org/officeDocument/2006/relationships/image" Target="media/image46.wmf"/><Relationship Id="rId127" Type="http://schemas.openxmlformats.org/officeDocument/2006/relationships/oleObject" Target="embeddings/oleObject67.bin"/><Relationship Id="rId313" Type="http://schemas.openxmlformats.org/officeDocument/2006/relationships/oleObject" Target="embeddings/oleObject197.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3.bin"/><Relationship Id="rId94" Type="http://schemas.openxmlformats.org/officeDocument/2006/relationships/image" Target="media/image40.wmf"/><Relationship Id="rId148" Type="http://schemas.openxmlformats.org/officeDocument/2006/relationships/oleObject" Target="embeddings/oleObject81.bin"/><Relationship Id="rId169" Type="http://schemas.openxmlformats.org/officeDocument/2006/relationships/oleObject" Target="embeddings/oleObject102.bin"/><Relationship Id="rId334" Type="http://schemas.openxmlformats.org/officeDocument/2006/relationships/oleObject" Target="embeddings/oleObject208.bin"/><Relationship Id="rId355" Type="http://schemas.openxmlformats.org/officeDocument/2006/relationships/oleObject" Target="embeddings/oleObject220.bin"/><Relationship Id="rId376" Type="http://schemas.openxmlformats.org/officeDocument/2006/relationships/image" Target="media/image145.wmf"/><Relationship Id="rId397" Type="http://schemas.openxmlformats.org/officeDocument/2006/relationships/image" Target="media/image155.wmf"/><Relationship Id="rId4" Type="http://schemas.openxmlformats.org/officeDocument/2006/relationships/webSettings" Target="webSettings.xml"/><Relationship Id="rId180" Type="http://schemas.openxmlformats.org/officeDocument/2006/relationships/oleObject" Target="embeddings/oleObject112.bin"/><Relationship Id="rId215" Type="http://schemas.openxmlformats.org/officeDocument/2006/relationships/image" Target="media/image79.wmf"/><Relationship Id="rId236" Type="http://schemas.openxmlformats.org/officeDocument/2006/relationships/oleObject" Target="embeddings/oleObject148.bin"/><Relationship Id="rId257" Type="http://schemas.openxmlformats.org/officeDocument/2006/relationships/image" Target="media/image97.wmf"/><Relationship Id="rId278" Type="http://schemas.openxmlformats.org/officeDocument/2006/relationships/image" Target="media/image101.wmf"/><Relationship Id="rId401" Type="http://schemas.openxmlformats.org/officeDocument/2006/relationships/image" Target="media/image158.wmf"/><Relationship Id="rId422" Type="http://schemas.openxmlformats.org/officeDocument/2006/relationships/oleObject" Target="embeddings/oleObject257.bin"/><Relationship Id="rId443" Type="http://schemas.openxmlformats.org/officeDocument/2006/relationships/image" Target="media/image177.png"/><Relationship Id="rId303" Type="http://schemas.openxmlformats.org/officeDocument/2006/relationships/oleObject" Target="embeddings/oleObject191.bin"/><Relationship Id="rId42" Type="http://schemas.openxmlformats.org/officeDocument/2006/relationships/oleObject" Target="embeddings/oleObject18.bin"/><Relationship Id="rId84" Type="http://schemas.openxmlformats.org/officeDocument/2006/relationships/image" Target="media/image34.wmf"/><Relationship Id="rId138" Type="http://schemas.openxmlformats.org/officeDocument/2006/relationships/image" Target="media/image58.wmf"/><Relationship Id="rId345" Type="http://schemas.openxmlformats.org/officeDocument/2006/relationships/image" Target="media/image132.wmf"/><Relationship Id="rId387" Type="http://schemas.openxmlformats.org/officeDocument/2006/relationships/image" Target="media/image150.wmf"/><Relationship Id="rId191" Type="http://schemas.openxmlformats.org/officeDocument/2006/relationships/image" Target="media/image72.wmf"/><Relationship Id="rId205" Type="http://schemas.openxmlformats.org/officeDocument/2006/relationships/oleObject" Target="embeddings/oleObject129.bin"/><Relationship Id="rId247" Type="http://schemas.openxmlformats.org/officeDocument/2006/relationships/oleObject" Target="embeddings/oleObject154.bin"/><Relationship Id="rId412" Type="http://schemas.openxmlformats.org/officeDocument/2006/relationships/oleObject" Target="embeddings/oleObject251.bin"/><Relationship Id="rId107" Type="http://schemas.openxmlformats.org/officeDocument/2006/relationships/oleObject" Target="embeddings/oleObject56.bin"/><Relationship Id="rId289" Type="http://schemas.openxmlformats.org/officeDocument/2006/relationships/image" Target="media/image106.wmf"/><Relationship Id="rId454" Type="http://schemas.microsoft.com/office/2011/relationships/people" Target="people.xml"/><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oleObject" Target="embeddings/oleObject83.bin"/><Relationship Id="rId314" Type="http://schemas.openxmlformats.org/officeDocument/2006/relationships/image" Target="media/image117.wmf"/><Relationship Id="rId356" Type="http://schemas.openxmlformats.org/officeDocument/2006/relationships/image" Target="media/image136.wmf"/><Relationship Id="rId398" Type="http://schemas.openxmlformats.org/officeDocument/2006/relationships/oleObject" Target="embeddings/oleObject243.bin"/><Relationship Id="rId95" Type="http://schemas.openxmlformats.org/officeDocument/2006/relationships/oleObject" Target="embeddings/oleObject50.bin"/><Relationship Id="rId160" Type="http://schemas.openxmlformats.org/officeDocument/2006/relationships/oleObject" Target="embeddings/oleObject92.bin"/><Relationship Id="rId216" Type="http://schemas.openxmlformats.org/officeDocument/2006/relationships/oleObject" Target="embeddings/oleObject137.bin"/><Relationship Id="rId423" Type="http://schemas.openxmlformats.org/officeDocument/2006/relationships/image" Target="media/image168.wmf"/><Relationship Id="rId258" Type="http://schemas.openxmlformats.org/officeDocument/2006/relationships/oleObject" Target="embeddings/oleObject161.bin"/><Relationship Id="rId22" Type="http://schemas.openxmlformats.org/officeDocument/2006/relationships/oleObject" Target="embeddings/oleObject8.bin"/><Relationship Id="rId64" Type="http://schemas.openxmlformats.org/officeDocument/2006/relationships/image" Target="media/image26.wmf"/><Relationship Id="rId118" Type="http://schemas.openxmlformats.org/officeDocument/2006/relationships/image" Target="media/image52.wmf"/><Relationship Id="rId325" Type="http://schemas.openxmlformats.org/officeDocument/2006/relationships/image" Target="media/image122.wmf"/><Relationship Id="rId367" Type="http://schemas.openxmlformats.org/officeDocument/2006/relationships/oleObject" Target="embeddings/oleObject227.bin"/><Relationship Id="rId171" Type="http://schemas.openxmlformats.org/officeDocument/2006/relationships/image" Target="media/image66.wmf"/><Relationship Id="rId227" Type="http://schemas.openxmlformats.org/officeDocument/2006/relationships/oleObject" Target="embeddings/oleObject143.bin"/><Relationship Id="rId269" Type="http://schemas.openxmlformats.org/officeDocument/2006/relationships/oleObject" Target="embeddings/oleObject170.bin"/><Relationship Id="rId434" Type="http://schemas.openxmlformats.org/officeDocument/2006/relationships/oleObject" Target="embeddings/oleObject264.bin"/><Relationship Id="rId33" Type="http://schemas.openxmlformats.org/officeDocument/2006/relationships/image" Target="media/image12.wmf"/><Relationship Id="rId129" Type="http://schemas.openxmlformats.org/officeDocument/2006/relationships/image" Target="media/image56.wmf"/><Relationship Id="rId280" Type="http://schemas.openxmlformats.org/officeDocument/2006/relationships/oleObject" Target="embeddings/oleObject179.bin"/><Relationship Id="rId336" Type="http://schemas.openxmlformats.org/officeDocument/2006/relationships/oleObject" Target="embeddings/oleObject209.bin"/><Relationship Id="rId75" Type="http://schemas.openxmlformats.org/officeDocument/2006/relationships/oleObject" Target="embeddings/oleObject35.bin"/><Relationship Id="rId140" Type="http://schemas.openxmlformats.org/officeDocument/2006/relationships/image" Target="media/image59.wmf"/><Relationship Id="rId182" Type="http://schemas.openxmlformats.org/officeDocument/2006/relationships/oleObject" Target="embeddings/oleObject114.bin"/><Relationship Id="rId378" Type="http://schemas.openxmlformats.org/officeDocument/2006/relationships/image" Target="media/image146.wmf"/><Relationship Id="rId403" Type="http://schemas.openxmlformats.org/officeDocument/2006/relationships/image" Target="media/image159.wmf"/><Relationship Id="rId6" Type="http://schemas.openxmlformats.org/officeDocument/2006/relationships/endnotes" Target="endnotes.xml"/><Relationship Id="rId238" Type="http://schemas.openxmlformats.org/officeDocument/2006/relationships/oleObject" Target="embeddings/oleObject149.bin"/><Relationship Id="rId445" Type="http://schemas.openxmlformats.org/officeDocument/2006/relationships/image" Target="media/image179.emf"/><Relationship Id="rId291" Type="http://schemas.openxmlformats.org/officeDocument/2006/relationships/image" Target="media/image107.wmf"/><Relationship Id="rId305" Type="http://schemas.openxmlformats.org/officeDocument/2006/relationships/oleObject" Target="embeddings/oleObject192.bin"/><Relationship Id="rId347" Type="http://schemas.openxmlformats.org/officeDocument/2006/relationships/image" Target="media/image133.wmf"/><Relationship Id="rId44" Type="http://schemas.microsoft.com/office/2011/relationships/commentsExtended" Target="commentsExtended.xml"/><Relationship Id="rId86" Type="http://schemas.openxmlformats.org/officeDocument/2006/relationships/image" Target="media/image35.wmf"/><Relationship Id="rId151" Type="http://schemas.openxmlformats.org/officeDocument/2006/relationships/image" Target="media/image64.wmf"/><Relationship Id="rId389" Type="http://schemas.openxmlformats.org/officeDocument/2006/relationships/image" Target="media/image151.wmf"/><Relationship Id="rId193" Type="http://schemas.openxmlformats.org/officeDocument/2006/relationships/image" Target="media/image73.wmf"/><Relationship Id="rId207" Type="http://schemas.openxmlformats.org/officeDocument/2006/relationships/oleObject" Target="embeddings/oleObject130.bin"/><Relationship Id="rId249" Type="http://schemas.openxmlformats.org/officeDocument/2006/relationships/oleObject" Target="embeddings/oleObject155.bin"/><Relationship Id="rId414" Type="http://schemas.openxmlformats.org/officeDocument/2006/relationships/oleObject" Target="embeddings/oleObject252.bin"/><Relationship Id="rId13" Type="http://schemas.openxmlformats.org/officeDocument/2006/relationships/image" Target="media/image3.wmf"/><Relationship Id="rId109" Type="http://schemas.openxmlformats.org/officeDocument/2006/relationships/oleObject" Target="embeddings/oleObject57.bin"/><Relationship Id="rId260" Type="http://schemas.openxmlformats.org/officeDocument/2006/relationships/oleObject" Target="embeddings/oleObject162.bin"/><Relationship Id="rId316" Type="http://schemas.openxmlformats.org/officeDocument/2006/relationships/image" Target="media/image118.wmf"/><Relationship Id="rId55" Type="http://schemas.openxmlformats.org/officeDocument/2006/relationships/oleObject" Target="embeddings/oleObject24.bin"/><Relationship Id="rId97" Type="http://schemas.openxmlformats.org/officeDocument/2006/relationships/oleObject" Target="embeddings/oleObject51.bin"/><Relationship Id="rId120" Type="http://schemas.openxmlformats.org/officeDocument/2006/relationships/image" Target="media/image53.wmf"/><Relationship Id="rId358" Type="http://schemas.openxmlformats.org/officeDocument/2006/relationships/image" Target="media/image137.wmf"/><Relationship Id="rId162" Type="http://schemas.openxmlformats.org/officeDocument/2006/relationships/oleObject" Target="embeddings/oleObject94.bin"/><Relationship Id="rId218" Type="http://schemas.openxmlformats.org/officeDocument/2006/relationships/image" Target="media/image80.wmf"/><Relationship Id="rId425" Type="http://schemas.openxmlformats.org/officeDocument/2006/relationships/image" Target="media/image169.wmf"/><Relationship Id="rId271" Type="http://schemas.openxmlformats.org/officeDocument/2006/relationships/oleObject" Target="embeddings/oleObject172.bin"/><Relationship Id="rId24" Type="http://schemas.openxmlformats.org/officeDocument/2006/relationships/oleObject" Target="embeddings/oleObject9.bin"/><Relationship Id="rId66" Type="http://schemas.openxmlformats.org/officeDocument/2006/relationships/image" Target="media/image27.wmf"/><Relationship Id="rId131" Type="http://schemas.openxmlformats.org/officeDocument/2006/relationships/oleObject" Target="embeddings/oleObject70.bin"/><Relationship Id="rId327" Type="http://schemas.openxmlformats.org/officeDocument/2006/relationships/image" Target="media/image123.wmf"/><Relationship Id="rId369" Type="http://schemas.openxmlformats.org/officeDocument/2006/relationships/oleObject" Target="embeddings/oleObject228.bin"/><Relationship Id="rId173" Type="http://schemas.openxmlformats.org/officeDocument/2006/relationships/image" Target="media/image67.wmf"/><Relationship Id="rId229" Type="http://schemas.openxmlformats.org/officeDocument/2006/relationships/oleObject" Target="embeddings/oleObject144.bin"/><Relationship Id="rId380" Type="http://schemas.openxmlformats.org/officeDocument/2006/relationships/oleObject" Target="embeddings/oleObject234.bin"/><Relationship Id="rId436" Type="http://schemas.openxmlformats.org/officeDocument/2006/relationships/oleObject" Target="embeddings/oleObject265.bin"/><Relationship Id="rId240" Type="http://schemas.openxmlformats.org/officeDocument/2006/relationships/image" Target="media/image90.wmf"/><Relationship Id="rId35" Type="http://schemas.openxmlformats.org/officeDocument/2006/relationships/image" Target="media/image13.wmf"/><Relationship Id="rId77" Type="http://schemas.openxmlformats.org/officeDocument/2006/relationships/oleObject" Target="embeddings/oleObject37.bin"/><Relationship Id="rId100" Type="http://schemas.openxmlformats.org/officeDocument/2006/relationships/image" Target="media/image43.wmf"/><Relationship Id="rId282" Type="http://schemas.openxmlformats.org/officeDocument/2006/relationships/oleObject" Target="embeddings/oleObject180.bin"/><Relationship Id="rId338" Type="http://schemas.openxmlformats.org/officeDocument/2006/relationships/oleObject" Target="embeddings/oleObject210.bin"/><Relationship Id="rId8" Type="http://schemas.openxmlformats.org/officeDocument/2006/relationships/footer" Target="footer2.xml"/><Relationship Id="rId142" Type="http://schemas.openxmlformats.org/officeDocument/2006/relationships/oleObject" Target="embeddings/oleObject78.bin"/><Relationship Id="rId184" Type="http://schemas.openxmlformats.org/officeDocument/2006/relationships/oleObject" Target="embeddings/oleObject116.bin"/><Relationship Id="rId391" Type="http://schemas.openxmlformats.org/officeDocument/2006/relationships/image" Target="media/image152.wmf"/><Relationship Id="rId405" Type="http://schemas.openxmlformats.org/officeDocument/2006/relationships/image" Target="media/image160.wmf"/><Relationship Id="rId447" Type="http://schemas.openxmlformats.org/officeDocument/2006/relationships/image" Target="media/image181.emf"/><Relationship Id="rId251" Type="http://schemas.openxmlformats.org/officeDocument/2006/relationships/image" Target="media/image95.wmf"/><Relationship Id="rId46" Type="http://schemas.openxmlformats.org/officeDocument/2006/relationships/image" Target="media/image17.wmf"/><Relationship Id="rId293" Type="http://schemas.openxmlformats.org/officeDocument/2006/relationships/image" Target="media/image108.wmf"/><Relationship Id="rId307" Type="http://schemas.openxmlformats.org/officeDocument/2006/relationships/image" Target="media/image114.wmf"/><Relationship Id="rId349" Type="http://schemas.openxmlformats.org/officeDocument/2006/relationships/image" Target="media/image134.wmf"/><Relationship Id="rId88" Type="http://schemas.openxmlformats.org/officeDocument/2006/relationships/image" Target="media/image37.wmf"/><Relationship Id="rId111" Type="http://schemas.openxmlformats.org/officeDocument/2006/relationships/oleObject" Target="embeddings/oleObject58.bin"/><Relationship Id="rId153" Type="http://schemas.openxmlformats.org/officeDocument/2006/relationships/image" Target="media/image65.wmf"/><Relationship Id="rId195" Type="http://schemas.openxmlformats.org/officeDocument/2006/relationships/oleObject" Target="embeddings/oleObject122.bin"/><Relationship Id="rId209" Type="http://schemas.openxmlformats.org/officeDocument/2006/relationships/image" Target="media/image78.wmf"/><Relationship Id="rId360" Type="http://schemas.openxmlformats.org/officeDocument/2006/relationships/image" Target="media/image138.wmf"/><Relationship Id="rId416" Type="http://schemas.openxmlformats.org/officeDocument/2006/relationships/image" Target="media/image165.wmf"/><Relationship Id="rId220" Type="http://schemas.openxmlformats.org/officeDocument/2006/relationships/image" Target="media/image81.wmf"/><Relationship Id="rId15" Type="http://schemas.openxmlformats.org/officeDocument/2006/relationships/image" Target="media/image4.wmf"/><Relationship Id="rId57" Type="http://schemas.openxmlformats.org/officeDocument/2006/relationships/oleObject" Target="embeddings/oleObject25.bin"/><Relationship Id="rId262" Type="http://schemas.openxmlformats.org/officeDocument/2006/relationships/oleObject" Target="embeddings/oleObject163.bin"/><Relationship Id="rId318" Type="http://schemas.openxmlformats.org/officeDocument/2006/relationships/image" Target="media/image119.wmf"/><Relationship Id="rId99" Type="http://schemas.openxmlformats.org/officeDocument/2006/relationships/oleObject" Target="embeddings/oleObject52.bin"/><Relationship Id="rId122" Type="http://schemas.openxmlformats.org/officeDocument/2006/relationships/oleObject" Target="embeddings/oleObject64.bin"/><Relationship Id="rId164" Type="http://schemas.openxmlformats.org/officeDocument/2006/relationships/oleObject" Target="embeddings/oleObject96.bin"/><Relationship Id="rId371" Type="http://schemas.openxmlformats.org/officeDocument/2006/relationships/oleObject" Target="embeddings/oleObject229.bin"/><Relationship Id="rId427" Type="http://schemas.openxmlformats.org/officeDocument/2006/relationships/image" Target="media/image170.wmf"/><Relationship Id="rId26" Type="http://schemas.openxmlformats.org/officeDocument/2006/relationships/oleObject" Target="embeddings/oleObject10.bin"/><Relationship Id="rId231" Type="http://schemas.openxmlformats.org/officeDocument/2006/relationships/oleObject" Target="embeddings/oleObject145.bin"/><Relationship Id="rId273" Type="http://schemas.openxmlformats.org/officeDocument/2006/relationships/oleObject" Target="embeddings/oleObject174.bin"/><Relationship Id="rId329" Type="http://schemas.openxmlformats.org/officeDocument/2006/relationships/image" Target="media/image124.wmf"/><Relationship Id="rId68" Type="http://schemas.openxmlformats.org/officeDocument/2006/relationships/image" Target="media/image28.wmf"/><Relationship Id="rId133" Type="http://schemas.openxmlformats.org/officeDocument/2006/relationships/oleObject" Target="embeddings/oleObject71.bin"/><Relationship Id="rId175" Type="http://schemas.openxmlformats.org/officeDocument/2006/relationships/oleObject" Target="embeddings/oleObject108.bin"/><Relationship Id="rId340" Type="http://schemas.openxmlformats.org/officeDocument/2006/relationships/oleObject" Target="embeddings/oleObject211.bin"/><Relationship Id="rId200" Type="http://schemas.openxmlformats.org/officeDocument/2006/relationships/oleObject" Target="embeddings/oleObject126.bin"/><Relationship Id="rId382" Type="http://schemas.openxmlformats.org/officeDocument/2006/relationships/oleObject" Target="embeddings/oleObject235.bin"/><Relationship Id="rId438" Type="http://schemas.openxmlformats.org/officeDocument/2006/relationships/oleObject" Target="embeddings/oleObject266.bin"/><Relationship Id="rId242" Type="http://schemas.openxmlformats.org/officeDocument/2006/relationships/image" Target="media/image91.wmf"/><Relationship Id="rId284" Type="http://schemas.openxmlformats.org/officeDocument/2006/relationships/oleObject" Target="embeddings/oleObject181.bin"/><Relationship Id="rId37" Type="http://schemas.openxmlformats.org/officeDocument/2006/relationships/image" Target="media/image14.wmf"/><Relationship Id="rId79" Type="http://schemas.openxmlformats.org/officeDocument/2006/relationships/oleObject" Target="embeddings/oleObject39.bin"/><Relationship Id="rId102" Type="http://schemas.openxmlformats.org/officeDocument/2006/relationships/image" Target="media/image44.wmf"/><Relationship Id="rId144" Type="http://schemas.openxmlformats.org/officeDocument/2006/relationships/oleObject" Target="embeddings/oleObject79.bin"/><Relationship Id="rId90" Type="http://schemas.openxmlformats.org/officeDocument/2006/relationships/image" Target="media/image38.wmf"/><Relationship Id="rId186" Type="http://schemas.openxmlformats.org/officeDocument/2006/relationships/oleObject" Target="embeddings/oleObject117.bin"/><Relationship Id="rId351" Type="http://schemas.openxmlformats.org/officeDocument/2006/relationships/image" Target="media/image135.wmf"/><Relationship Id="rId393" Type="http://schemas.openxmlformats.org/officeDocument/2006/relationships/image" Target="media/image153.wmf"/><Relationship Id="rId407" Type="http://schemas.openxmlformats.org/officeDocument/2006/relationships/image" Target="media/image161.wmf"/><Relationship Id="rId449" Type="http://schemas.openxmlformats.org/officeDocument/2006/relationships/image" Target="media/image182.emf"/><Relationship Id="rId211" Type="http://schemas.openxmlformats.org/officeDocument/2006/relationships/oleObject" Target="embeddings/oleObject133.bin"/><Relationship Id="rId253" Type="http://schemas.openxmlformats.org/officeDocument/2006/relationships/oleObject" Target="embeddings/oleObject158.bin"/><Relationship Id="rId295" Type="http://schemas.openxmlformats.org/officeDocument/2006/relationships/image" Target="media/image109.wmf"/><Relationship Id="rId309" Type="http://schemas.openxmlformats.org/officeDocument/2006/relationships/oleObject" Target="embeddings/oleObject195.bin"/><Relationship Id="rId48" Type="http://schemas.openxmlformats.org/officeDocument/2006/relationships/image" Target="media/image18.wmf"/><Relationship Id="rId113" Type="http://schemas.openxmlformats.org/officeDocument/2006/relationships/oleObject" Target="embeddings/oleObject59.bin"/><Relationship Id="rId320" Type="http://schemas.openxmlformats.org/officeDocument/2006/relationships/oleObject" Target="embeddings/oleObject201.bin"/><Relationship Id="rId155" Type="http://schemas.openxmlformats.org/officeDocument/2006/relationships/oleObject" Target="embeddings/oleObject87.bin"/><Relationship Id="rId197" Type="http://schemas.openxmlformats.org/officeDocument/2006/relationships/image" Target="media/image74.wmf"/><Relationship Id="rId362" Type="http://schemas.openxmlformats.org/officeDocument/2006/relationships/image" Target="media/image139.wmf"/><Relationship Id="rId418" Type="http://schemas.openxmlformats.org/officeDocument/2006/relationships/oleObject" Target="embeddings/oleObject255.bin"/><Relationship Id="rId222" Type="http://schemas.openxmlformats.org/officeDocument/2006/relationships/image" Target="media/image82.wmf"/><Relationship Id="rId264" Type="http://schemas.openxmlformats.org/officeDocument/2006/relationships/oleObject" Target="embeddings/oleObject16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65.bin"/><Relationship Id="rId70" Type="http://schemas.openxmlformats.org/officeDocument/2006/relationships/image" Target="media/image29.wmf"/><Relationship Id="rId166" Type="http://schemas.openxmlformats.org/officeDocument/2006/relationships/oleObject" Target="embeddings/oleObject99.bin"/><Relationship Id="rId331" Type="http://schemas.openxmlformats.org/officeDocument/2006/relationships/image" Target="media/image125.wmf"/><Relationship Id="rId373" Type="http://schemas.openxmlformats.org/officeDocument/2006/relationships/oleObject" Target="embeddings/oleObject230.bin"/><Relationship Id="rId429" Type="http://schemas.openxmlformats.org/officeDocument/2006/relationships/image" Target="media/image171.wmf"/><Relationship Id="rId1" Type="http://schemas.openxmlformats.org/officeDocument/2006/relationships/numbering" Target="numbering.xml"/><Relationship Id="rId233" Type="http://schemas.openxmlformats.org/officeDocument/2006/relationships/oleObject" Target="embeddings/oleObject146.bin"/><Relationship Id="rId440" Type="http://schemas.openxmlformats.org/officeDocument/2006/relationships/oleObject" Target="embeddings/oleObject267.bin"/><Relationship Id="rId28" Type="http://schemas.openxmlformats.org/officeDocument/2006/relationships/oleObject" Target="embeddings/oleObject11.bin"/><Relationship Id="rId275" Type="http://schemas.openxmlformats.org/officeDocument/2006/relationships/image" Target="media/image100.wmf"/><Relationship Id="rId300" Type="http://schemas.openxmlformats.org/officeDocument/2006/relationships/image" Target="media/image111.wmf"/><Relationship Id="rId81" Type="http://schemas.openxmlformats.org/officeDocument/2006/relationships/oleObject" Target="embeddings/oleObject40.bin"/><Relationship Id="rId135" Type="http://schemas.openxmlformats.org/officeDocument/2006/relationships/oleObject" Target="embeddings/oleObject73.bin"/><Relationship Id="rId177" Type="http://schemas.openxmlformats.org/officeDocument/2006/relationships/oleObject" Target="embeddings/oleObject110.bin"/><Relationship Id="rId342" Type="http://schemas.openxmlformats.org/officeDocument/2006/relationships/oleObject" Target="embeddings/oleObject212.bin"/><Relationship Id="rId384" Type="http://schemas.openxmlformats.org/officeDocument/2006/relationships/oleObject" Target="embeddings/oleObject236.bin"/><Relationship Id="rId202" Type="http://schemas.openxmlformats.org/officeDocument/2006/relationships/image" Target="media/image75.wmf"/><Relationship Id="rId244" Type="http://schemas.openxmlformats.org/officeDocument/2006/relationships/image" Target="media/image92.wmf"/><Relationship Id="rId39" Type="http://schemas.openxmlformats.org/officeDocument/2006/relationships/image" Target="media/image15.wmf"/><Relationship Id="rId286" Type="http://schemas.openxmlformats.org/officeDocument/2006/relationships/oleObject" Target="embeddings/oleObject182.bin"/><Relationship Id="rId451" Type="http://schemas.openxmlformats.org/officeDocument/2006/relationships/image" Target="media/image183.emf"/><Relationship Id="rId50" Type="http://schemas.openxmlformats.org/officeDocument/2006/relationships/image" Target="media/image19.wmf"/><Relationship Id="rId104" Type="http://schemas.openxmlformats.org/officeDocument/2006/relationships/image" Target="media/image45.wmf"/><Relationship Id="rId146" Type="http://schemas.openxmlformats.org/officeDocument/2006/relationships/oleObject" Target="embeddings/oleObject80.bin"/><Relationship Id="rId188" Type="http://schemas.openxmlformats.org/officeDocument/2006/relationships/oleObject" Target="embeddings/oleObject118.bin"/><Relationship Id="rId311" Type="http://schemas.openxmlformats.org/officeDocument/2006/relationships/oleObject" Target="embeddings/oleObject196.bin"/><Relationship Id="rId353" Type="http://schemas.openxmlformats.org/officeDocument/2006/relationships/oleObject" Target="embeddings/oleObject218.bin"/><Relationship Id="rId395" Type="http://schemas.openxmlformats.org/officeDocument/2006/relationships/image" Target="media/image154.wmf"/><Relationship Id="rId409" Type="http://schemas.openxmlformats.org/officeDocument/2006/relationships/image" Target="media/image1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716</TotalTime>
  <Pages>18</Pages>
  <Words>1999</Words>
  <Characters>11395</Characters>
  <Application>Microsoft Office Word</Application>
  <DocSecurity>0</DocSecurity>
  <Lines>94</Lines>
  <Paragraphs>26</Paragraphs>
  <ScaleCrop>false</ScaleCrop>
  <Company>WwW.YlmF.CoM</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说明书</dc:title>
  <dc:creator>YlmF</dc:creator>
  <cp:lastModifiedBy>TR</cp:lastModifiedBy>
  <cp:revision>140</cp:revision>
  <dcterms:created xsi:type="dcterms:W3CDTF">2017-02-23T01:19:00Z</dcterms:created>
  <dcterms:modified xsi:type="dcterms:W3CDTF">2020-05-18T02:57:00Z</dcterms:modified>
</cp:coreProperties>
</file>